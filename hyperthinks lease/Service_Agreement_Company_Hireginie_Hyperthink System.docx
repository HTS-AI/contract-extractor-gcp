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C9B8" w14:textId="77777777" w:rsidR="00D40C5C" w:rsidRPr="00110171" w:rsidRDefault="00D40C5C" w:rsidP="00D40C5C">
      <w:pPr>
        <w:jc w:val="center"/>
        <w:rPr>
          <w:rFonts w:ascii="Mulish" w:hAnsi="Mulish" w:cs="Arial"/>
          <w:b/>
          <w:color w:val="000000"/>
          <w:sz w:val="20"/>
          <w:szCs w:val="20"/>
          <w:u w:val="single"/>
        </w:rPr>
      </w:pPr>
    </w:p>
    <w:p w14:paraId="2CBCA7A2" w14:textId="77777777" w:rsidR="00D40C5C" w:rsidRPr="00110171" w:rsidRDefault="00F22819" w:rsidP="00D40C5C">
      <w:pPr>
        <w:jc w:val="center"/>
        <w:rPr>
          <w:rFonts w:ascii="Mulish" w:hAnsi="Mulish" w:cs="Arial"/>
          <w:b/>
          <w:color w:val="000000"/>
          <w:sz w:val="20"/>
          <w:szCs w:val="20"/>
          <w:u w:val="single"/>
        </w:rPr>
      </w:pPr>
      <w:r w:rsidRPr="00110171">
        <w:rPr>
          <w:rFonts w:ascii="Mulish" w:hAnsi="Mulish" w:cs="Arial"/>
          <w:b/>
          <w:color w:val="000000"/>
          <w:sz w:val="20"/>
          <w:szCs w:val="20"/>
          <w:u w:val="single"/>
        </w:rPr>
        <w:t xml:space="preserve">PROFESSIONAL </w:t>
      </w:r>
      <w:r w:rsidR="00D40C5C" w:rsidRPr="00110171">
        <w:rPr>
          <w:rFonts w:ascii="Mulish" w:hAnsi="Mulish" w:cs="Arial"/>
          <w:b/>
          <w:color w:val="000000"/>
          <w:sz w:val="20"/>
          <w:szCs w:val="20"/>
          <w:u w:val="single"/>
        </w:rPr>
        <w:t>SERVICE AGREEMENT</w:t>
      </w:r>
    </w:p>
    <w:p w14:paraId="5C77BB34" w14:textId="77777777" w:rsidR="00D40C5C" w:rsidRPr="00110171" w:rsidRDefault="00D40C5C" w:rsidP="00D40C5C">
      <w:pPr>
        <w:jc w:val="center"/>
        <w:rPr>
          <w:rFonts w:ascii="Mulish" w:hAnsi="Mulish" w:cs="Arial"/>
          <w:color w:val="000000"/>
          <w:sz w:val="20"/>
          <w:szCs w:val="20"/>
        </w:rPr>
      </w:pPr>
    </w:p>
    <w:p w14:paraId="7855B36C" w14:textId="77777777" w:rsidR="00D40C5C" w:rsidRPr="00110171" w:rsidRDefault="00D40C5C" w:rsidP="00D40C5C">
      <w:pPr>
        <w:jc w:val="both"/>
        <w:rPr>
          <w:rFonts w:ascii="Mulish" w:hAnsi="Mulish" w:cs="Arial"/>
          <w:color w:val="000000"/>
          <w:sz w:val="20"/>
          <w:szCs w:val="20"/>
        </w:rPr>
      </w:pPr>
    </w:p>
    <w:p w14:paraId="0AD127E7" w14:textId="1DFF1904" w:rsidR="00D40C5C" w:rsidRPr="00110171" w:rsidRDefault="00D40C5C" w:rsidP="00D40C5C">
      <w:pPr>
        <w:jc w:val="both"/>
        <w:rPr>
          <w:rFonts w:ascii="Mulish" w:hAnsi="Mulish" w:cs="Arial"/>
          <w:color w:val="000000"/>
          <w:sz w:val="20"/>
          <w:szCs w:val="20"/>
          <w:lang w:val="en-IN"/>
        </w:rPr>
      </w:pPr>
      <w:r w:rsidRPr="00110171">
        <w:rPr>
          <w:rFonts w:ascii="Mulish" w:hAnsi="Mulish" w:cs="Arial"/>
          <w:color w:val="000000"/>
          <w:sz w:val="20"/>
          <w:szCs w:val="20"/>
          <w:lang w:val="en-IN"/>
        </w:rPr>
        <w:t>This Agreeme</w:t>
      </w:r>
      <w:r w:rsidR="00B657E4">
        <w:rPr>
          <w:rFonts w:ascii="Mulish" w:hAnsi="Mulish" w:cs="Arial"/>
          <w:color w:val="000000"/>
          <w:sz w:val="20"/>
          <w:szCs w:val="20"/>
          <w:lang w:val="en-IN"/>
        </w:rPr>
        <w:t>nt</w:t>
      </w:r>
      <w:r w:rsidRPr="00110171">
        <w:rPr>
          <w:rFonts w:ascii="Mulish" w:hAnsi="Mulish" w:cs="Arial"/>
          <w:color w:val="000000"/>
          <w:sz w:val="20"/>
          <w:szCs w:val="20"/>
          <w:lang w:val="en-IN"/>
        </w:rPr>
        <w:t xml:space="preserve"> is made and entered on </w:t>
      </w:r>
      <w:r w:rsidR="00380F99" w:rsidRPr="00110171">
        <w:rPr>
          <w:rFonts w:ascii="Mulish" w:hAnsi="Mulish" w:cs="Arial"/>
          <w:color w:val="000000"/>
          <w:sz w:val="20"/>
          <w:szCs w:val="20"/>
          <w:lang w:val="en-IN"/>
        </w:rPr>
        <w:t>__________</w:t>
      </w:r>
    </w:p>
    <w:p w14:paraId="14F49187" w14:textId="77777777" w:rsidR="00D40C5C" w:rsidRPr="00110171" w:rsidRDefault="00D40C5C" w:rsidP="00D40C5C">
      <w:pPr>
        <w:jc w:val="both"/>
        <w:rPr>
          <w:rFonts w:ascii="Mulish" w:hAnsi="Mulish" w:cs="Arial"/>
          <w:color w:val="000000"/>
          <w:sz w:val="20"/>
          <w:szCs w:val="20"/>
          <w:lang w:val="en-IN"/>
        </w:rPr>
      </w:pPr>
    </w:p>
    <w:p w14:paraId="057F9BE6" w14:textId="77777777" w:rsidR="00D40C5C" w:rsidRPr="00110171" w:rsidRDefault="00D40C5C" w:rsidP="00D40C5C">
      <w:pPr>
        <w:jc w:val="both"/>
        <w:rPr>
          <w:rFonts w:ascii="Mulish" w:hAnsi="Mulish" w:cs="Arial"/>
          <w:color w:val="000000"/>
          <w:sz w:val="20"/>
          <w:szCs w:val="20"/>
          <w:lang w:val="en-IN"/>
        </w:rPr>
      </w:pPr>
      <w:r w:rsidRPr="00110171">
        <w:rPr>
          <w:rFonts w:ascii="Mulish" w:hAnsi="Mulish" w:cs="Arial"/>
          <w:b/>
          <w:bCs/>
          <w:color w:val="000000"/>
          <w:sz w:val="20"/>
          <w:szCs w:val="20"/>
          <w:lang w:val="en-IN"/>
        </w:rPr>
        <w:t>By and Between: </w:t>
      </w:r>
    </w:p>
    <w:p w14:paraId="0B8C6E58" w14:textId="3B09228E" w:rsidR="00D40C5C" w:rsidRPr="00110171" w:rsidRDefault="00963854" w:rsidP="00A95EC2">
      <w:pPr>
        <w:spacing w:line="276" w:lineRule="auto"/>
        <w:jc w:val="both"/>
        <w:rPr>
          <w:rFonts w:ascii="Mulish" w:hAnsi="Mulish" w:cs="Arial"/>
          <w:color w:val="000000"/>
          <w:sz w:val="20"/>
          <w:szCs w:val="20"/>
          <w:lang w:val="en-IN"/>
        </w:rPr>
      </w:pPr>
      <w:r>
        <w:rPr>
          <w:rFonts w:ascii="Mulish" w:hAnsi="Mulish" w:cs="Arial"/>
          <w:b/>
          <w:bCs/>
          <w:color w:val="000000"/>
          <w:sz w:val="20"/>
          <w:szCs w:val="20"/>
          <w:lang w:val="en-IN"/>
        </w:rPr>
        <w:t>______________</w:t>
      </w:r>
      <w:r w:rsidR="00D40C5C" w:rsidRPr="00110171">
        <w:rPr>
          <w:rFonts w:ascii="Mulish" w:hAnsi="Mulish" w:cs="Arial"/>
          <w:b/>
          <w:bCs/>
          <w:color w:val="000000"/>
          <w:sz w:val="20"/>
          <w:szCs w:val="20"/>
          <w:lang w:val="en-IN"/>
        </w:rPr>
        <w:t xml:space="preserve"> </w:t>
      </w:r>
      <w:r w:rsidR="002067A3" w:rsidRPr="002067A3">
        <w:rPr>
          <w:rFonts w:ascii="Mulish" w:hAnsi="Mulish" w:cs="Arial"/>
          <w:color w:val="000000"/>
          <w:sz w:val="20"/>
          <w:szCs w:val="20"/>
          <w:lang w:val="en-IN"/>
        </w:rPr>
        <w:t>(CIN</w:t>
      </w:r>
      <w:r w:rsidR="002067A3" w:rsidRPr="002067A3">
        <w:rPr>
          <w:rFonts w:ascii="Mulish" w:hAnsi="Mulish" w:cs="Arial"/>
          <w:b/>
          <w:bCs/>
          <w:color w:val="000000"/>
          <w:sz w:val="20"/>
          <w:szCs w:val="20"/>
          <w:lang w:val="en-IN"/>
        </w:rPr>
        <w:t>-</w:t>
      </w:r>
      <w:r w:rsidR="002067A3" w:rsidRPr="002067A3">
        <w:rPr>
          <w:rFonts w:ascii="Mulish" w:hAnsi="Mulish" w:cs="Arial"/>
          <w:color w:val="000000"/>
          <w:sz w:val="20"/>
          <w:szCs w:val="20"/>
          <w:lang w:val="en-IN"/>
        </w:rPr>
        <w:t>),</w:t>
      </w:r>
      <w:r w:rsidR="002067A3" w:rsidRPr="00110171">
        <w:rPr>
          <w:rFonts w:ascii="Mulish" w:hAnsi="Mulish" w:cs="Arial"/>
          <w:b/>
          <w:bCs/>
          <w:color w:val="000000"/>
          <w:sz w:val="20"/>
          <w:szCs w:val="20"/>
          <w:lang w:val="en-IN"/>
        </w:rPr>
        <w:t xml:space="preserve"> </w:t>
      </w:r>
      <w:r w:rsidR="00D40C5C" w:rsidRPr="00110171">
        <w:rPr>
          <w:rFonts w:ascii="Mulish" w:hAnsi="Mulish" w:cs="Arial"/>
          <w:color w:val="000000"/>
          <w:sz w:val="20"/>
          <w:szCs w:val="20"/>
          <w:lang w:val="en-IN"/>
        </w:rPr>
        <w:t xml:space="preserve">a Company incorporated in India </w:t>
      </w:r>
      <w:r w:rsidR="00121C3D" w:rsidRPr="00110171">
        <w:rPr>
          <w:rFonts w:ascii="Mulish" w:hAnsi="Mulish" w:cs="Arial"/>
          <w:color w:val="000000"/>
          <w:sz w:val="20"/>
          <w:szCs w:val="20"/>
          <w:lang w:val="en-IN"/>
        </w:rPr>
        <w:t xml:space="preserve">under the Indian </w:t>
      </w:r>
      <w:r w:rsidR="00121C3D" w:rsidRPr="00110171">
        <w:rPr>
          <w:rFonts w:ascii="Mulish" w:hAnsi="Mulish"/>
          <w:sz w:val="22"/>
          <w:szCs w:val="22"/>
        </w:rPr>
        <w:t>Companies Act, 2013</w:t>
      </w:r>
      <w:r w:rsidR="00121C3D" w:rsidRPr="00110171">
        <w:rPr>
          <w:rFonts w:ascii="Mulish" w:hAnsi="Mulish" w:cs="Arial"/>
          <w:b/>
          <w:bCs/>
          <w:color w:val="000000"/>
          <w:sz w:val="20"/>
          <w:szCs w:val="20"/>
          <w:lang w:val="en-IN"/>
        </w:rPr>
        <w:t xml:space="preserve">, </w:t>
      </w:r>
      <w:r w:rsidR="00D40C5C" w:rsidRPr="00110171">
        <w:rPr>
          <w:rFonts w:ascii="Mulish" w:hAnsi="Mulish" w:cs="Arial"/>
          <w:color w:val="000000"/>
          <w:sz w:val="20"/>
          <w:szCs w:val="20"/>
          <w:lang w:val="en-IN"/>
        </w:rPr>
        <w:t xml:space="preserve">and having its Registered office at </w:t>
      </w:r>
      <w:r>
        <w:rPr>
          <w:rFonts w:ascii="Mulish" w:hAnsi="Mulish" w:cs="Arial"/>
          <w:b/>
          <w:bCs/>
          <w:color w:val="000000"/>
          <w:sz w:val="20"/>
          <w:szCs w:val="20"/>
          <w:lang w:val="en-IN"/>
        </w:rPr>
        <w:t>________________________________________</w:t>
      </w:r>
      <w:r w:rsidR="00023F70" w:rsidRPr="00110171">
        <w:rPr>
          <w:rFonts w:ascii="Mulish" w:hAnsi="Mulish" w:cs="Arial"/>
          <w:color w:val="000000"/>
          <w:sz w:val="20"/>
          <w:szCs w:val="20"/>
          <w:lang w:val="en-IN"/>
        </w:rPr>
        <w:t xml:space="preserve"> (</w:t>
      </w:r>
      <w:r w:rsidR="00D40C5C" w:rsidRPr="00110171">
        <w:rPr>
          <w:rFonts w:ascii="Mulish" w:hAnsi="Mulish" w:cs="Arial"/>
          <w:color w:val="000000"/>
          <w:sz w:val="20"/>
          <w:szCs w:val="20"/>
          <w:lang w:val="en-IN"/>
        </w:rPr>
        <w:t xml:space="preserve">hereinafter referred to as </w:t>
      </w:r>
      <w:r w:rsidR="00D40C5C" w:rsidRPr="00110171">
        <w:rPr>
          <w:rFonts w:ascii="Mulish" w:hAnsi="Mulish" w:cs="Arial"/>
          <w:b/>
          <w:bCs/>
          <w:color w:val="000000"/>
          <w:sz w:val="20"/>
          <w:szCs w:val="20"/>
          <w:lang w:val="en-IN"/>
        </w:rPr>
        <w:t xml:space="preserve">“Client” </w:t>
      </w:r>
      <w:r w:rsidR="00D40C5C" w:rsidRPr="00110171">
        <w:rPr>
          <w:rFonts w:ascii="Mulish" w:hAnsi="Mulish" w:cs="Arial"/>
          <w:color w:val="000000"/>
          <w:sz w:val="20"/>
          <w:szCs w:val="20"/>
          <w:lang w:val="en-IN"/>
        </w:rPr>
        <w:t xml:space="preserve">“, which expression shall, unless excluded by or repugnant to the subject or context whereof shall be deemed to include its successors and permitted assigns), of the </w:t>
      </w:r>
      <w:r w:rsidR="00D40C5C" w:rsidRPr="00110171">
        <w:rPr>
          <w:rFonts w:ascii="Mulish" w:hAnsi="Mulish" w:cs="Arial"/>
          <w:b/>
          <w:bCs/>
          <w:color w:val="000000"/>
          <w:sz w:val="20"/>
          <w:szCs w:val="20"/>
          <w:lang w:val="en-IN"/>
        </w:rPr>
        <w:t>ONE PART</w:t>
      </w:r>
      <w:r w:rsidR="00D40C5C" w:rsidRPr="00110171">
        <w:rPr>
          <w:rFonts w:ascii="Mulish" w:hAnsi="Mulish" w:cs="Arial"/>
          <w:color w:val="000000"/>
          <w:sz w:val="20"/>
          <w:szCs w:val="20"/>
          <w:lang w:val="en-IN"/>
        </w:rPr>
        <w:t>;</w:t>
      </w:r>
    </w:p>
    <w:p w14:paraId="2571EAC1" w14:textId="77777777" w:rsidR="00D40C5C" w:rsidRPr="00110171" w:rsidRDefault="00D40C5C" w:rsidP="00D40C5C">
      <w:pPr>
        <w:jc w:val="both"/>
        <w:rPr>
          <w:rFonts w:ascii="Mulish" w:hAnsi="Mulish" w:cs="Arial"/>
          <w:color w:val="000000"/>
          <w:sz w:val="20"/>
          <w:szCs w:val="20"/>
          <w:lang w:val="en-IN"/>
        </w:rPr>
      </w:pPr>
    </w:p>
    <w:p w14:paraId="1E47BE37" w14:textId="77777777" w:rsidR="00D40C5C" w:rsidRPr="00110171" w:rsidRDefault="00D40C5C" w:rsidP="00D40C5C">
      <w:pPr>
        <w:jc w:val="both"/>
        <w:rPr>
          <w:rFonts w:ascii="Mulish" w:hAnsi="Mulish" w:cs="Arial"/>
          <w:color w:val="000000"/>
          <w:sz w:val="20"/>
          <w:szCs w:val="20"/>
          <w:lang w:val="en-IN"/>
        </w:rPr>
      </w:pPr>
      <w:r w:rsidRPr="00110171">
        <w:rPr>
          <w:rFonts w:ascii="Mulish" w:hAnsi="Mulish" w:cs="Arial"/>
          <w:color w:val="000000"/>
          <w:sz w:val="20"/>
          <w:szCs w:val="20"/>
          <w:lang w:val="en-IN"/>
        </w:rPr>
        <w:t>AND</w:t>
      </w:r>
    </w:p>
    <w:p w14:paraId="4158FE20" w14:textId="77777777" w:rsidR="00D40C5C" w:rsidRPr="00110171" w:rsidRDefault="00D40C5C" w:rsidP="00D40C5C">
      <w:pPr>
        <w:jc w:val="both"/>
        <w:rPr>
          <w:rFonts w:ascii="Mulish" w:hAnsi="Mulish" w:cs="Arial"/>
          <w:color w:val="000000"/>
          <w:sz w:val="20"/>
          <w:szCs w:val="20"/>
          <w:lang w:val="en-IN"/>
        </w:rPr>
      </w:pPr>
      <w:r w:rsidRPr="00110171">
        <w:rPr>
          <w:rFonts w:ascii="Mulish" w:hAnsi="Mulish" w:cs="Arial"/>
          <w:color w:val="000000"/>
          <w:sz w:val="20"/>
          <w:szCs w:val="20"/>
          <w:lang w:val="en-IN"/>
        </w:rPr>
        <w:t> </w:t>
      </w:r>
    </w:p>
    <w:p w14:paraId="0E19E9AB" w14:textId="57DEB850" w:rsidR="00D40C5C" w:rsidRPr="00110171" w:rsidRDefault="00D40C5C" w:rsidP="00D40C5C">
      <w:pPr>
        <w:spacing w:line="276" w:lineRule="auto"/>
        <w:jc w:val="both"/>
        <w:rPr>
          <w:rFonts w:ascii="Mulish" w:hAnsi="Mulish" w:cs="Arial"/>
          <w:color w:val="000000"/>
          <w:sz w:val="20"/>
          <w:szCs w:val="20"/>
          <w:lang w:val="en-IN"/>
        </w:rPr>
      </w:pPr>
      <w:r w:rsidRPr="00110171">
        <w:rPr>
          <w:rFonts w:ascii="Mulish" w:hAnsi="Mulish" w:cs="Arial"/>
          <w:b/>
          <w:bCs/>
          <w:color w:val="000000"/>
          <w:sz w:val="20"/>
          <w:szCs w:val="20"/>
          <w:lang w:val="en-IN"/>
        </w:rPr>
        <w:t>Hireginie Talent Cloud Pvt Ltd</w:t>
      </w:r>
      <w:r w:rsidR="002067A3">
        <w:rPr>
          <w:rFonts w:ascii="Mulish" w:hAnsi="Mulish" w:cs="Arial"/>
          <w:b/>
          <w:bCs/>
          <w:color w:val="000000"/>
          <w:sz w:val="20"/>
          <w:szCs w:val="20"/>
          <w:lang w:val="en-IN"/>
        </w:rPr>
        <w:t xml:space="preserve"> </w:t>
      </w:r>
      <w:r w:rsidR="002067A3" w:rsidRPr="0034670E">
        <w:rPr>
          <w:rFonts w:ascii="Mulish" w:hAnsi="Mulish" w:cs="Arial"/>
          <w:color w:val="000000"/>
          <w:sz w:val="20"/>
          <w:szCs w:val="20"/>
          <w:lang w:val="en-IN"/>
        </w:rPr>
        <w:t>(</w:t>
      </w:r>
      <w:r w:rsidR="002067A3" w:rsidRPr="002067A3">
        <w:rPr>
          <w:rFonts w:ascii="Mulish" w:hAnsi="Mulish" w:cs="Arial"/>
          <w:color w:val="000000"/>
          <w:sz w:val="20"/>
          <w:szCs w:val="20"/>
          <w:lang w:val="en-IN"/>
        </w:rPr>
        <w:t>CIN</w:t>
      </w:r>
      <w:r w:rsidR="002067A3" w:rsidRPr="002067A3">
        <w:rPr>
          <w:rFonts w:ascii="Mulish" w:hAnsi="Mulish" w:cs="Arial"/>
          <w:b/>
          <w:bCs/>
          <w:color w:val="000000"/>
          <w:sz w:val="20"/>
          <w:szCs w:val="20"/>
          <w:lang w:val="en-IN"/>
        </w:rPr>
        <w:t>-</w:t>
      </w:r>
      <w:r w:rsidR="002067A3" w:rsidRPr="002067A3">
        <w:rPr>
          <w:rFonts w:ascii="Mulish" w:hAnsi="Mulish" w:cs="Arial"/>
          <w:color w:val="000000"/>
          <w:sz w:val="20"/>
          <w:szCs w:val="20"/>
          <w:lang w:val="en-IN"/>
        </w:rPr>
        <w:t>U74999UP2022PTC163366)</w:t>
      </w:r>
      <w:r w:rsidRPr="002067A3">
        <w:rPr>
          <w:rFonts w:ascii="Mulish" w:hAnsi="Mulish" w:cs="Arial"/>
          <w:color w:val="000000"/>
          <w:sz w:val="20"/>
          <w:szCs w:val="20"/>
          <w:lang w:val="en-IN"/>
        </w:rPr>
        <w:t>,</w:t>
      </w:r>
      <w:r w:rsidRPr="00110171">
        <w:rPr>
          <w:rFonts w:ascii="Mulish" w:hAnsi="Mulish" w:cs="Arial"/>
          <w:b/>
          <w:bCs/>
          <w:color w:val="000000"/>
          <w:sz w:val="20"/>
          <w:szCs w:val="20"/>
          <w:lang w:val="en-IN"/>
        </w:rPr>
        <w:t xml:space="preserve"> </w:t>
      </w:r>
      <w:r w:rsidRPr="00110171">
        <w:rPr>
          <w:rFonts w:ascii="Mulish" w:hAnsi="Mulish" w:cs="Arial"/>
          <w:color w:val="000000"/>
          <w:sz w:val="20"/>
          <w:szCs w:val="20"/>
          <w:lang w:val="en-IN"/>
        </w:rPr>
        <w:t xml:space="preserve">a Company incorporated under the </w:t>
      </w:r>
      <w:r w:rsidR="00121C3D" w:rsidRPr="00110171">
        <w:rPr>
          <w:rFonts w:ascii="Mulish" w:hAnsi="Mulish" w:cs="Arial"/>
          <w:color w:val="000000"/>
          <w:sz w:val="20"/>
          <w:szCs w:val="20"/>
          <w:lang w:val="en-IN"/>
        </w:rPr>
        <w:t xml:space="preserve">Indian </w:t>
      </w:r>
      <w:r w:rsidR="00121C3D" w:rsidRPr="00110171">
        <w:rPr>
          <w:rFonts w:ascii="Mulish" w:hAnsi="Mulish"/>
          <w:sz w:val="22"/>
          <w:szCs w:val="22"/>
        </w:rPr>
        <w:t>Companies Act, 2013</w:t>
      </w:r>
      <w:r w:rsidRPr="00110171">
        <w:rPr>
          <w:rFonts w:ascii="Mulish" w:hAnsi="Mulish" w:cs="Arial"/>
          <w:b/>
          <w:bCs/>
          <w:color w:val="000000"/>
          <w:sz w:val="20"/>
          <w:szCs w:val="20"/>
          <w:lang w:val="en-IN"/>
        </w:rPr>
        <w:t xml:space="preserve">, </w:t>
      </w:r>
      <w:r w:rsidRPr="00110171">
        <w:rPr>
          <w:rFonts w:ascii="Mulish" w:hAnsi="Mulish" w:cs="Arial"/>
          <w:color w:val="000000"/>
          <w:sz w:val="20"/>
          <w:szCs w:val="20"/>
          <w:lang w:val="en-IN"/>
        </w:rPr>
        <w:t>and</w:t>
      </w:r>
      <w:r w:rsidRPr="00110171">
        <w:rPr>
          <w:rFonts w:ascii="Mulish" w:hAnsi="Mulish" w:cs="Arial"/>
          <w:b/>
          <w:bCs/>
          <w:color w:val="000000"/>
          <w:sz w:val="20"/>
          <w:szCs w:val="20"/>
          <w:lang w:val="en-IN"/>
        </w:rPr>
        <w:t xml:space="preserve"> </w:t>
      </w:r>
      <w:r w:rsidRPr="00110171">
        <w:rPr>
          <w:rFonts w:ascii="Mulish" w:hAnsi="Mulish" w:cs="Arial"/>
          <w:color w:val="000000"/>
          <w:sz w:val="20"/>
          <w:szCs w:val="20"/>
          <w:lang w:val="en-IN"/>
        </w:rPr>
        <w:t xml:space="preserve">having its </w:t>
      </w:r>
      <w:r w:rsidR="003D1289">
        <w:rPr>
          <w:rFonts w:ascii="Mulish" w:hAnsi="Mulish" w:cs="Arial"/>
          <w:color w:val="000000"/>
          <w:sz w:val="20"/>
          <w:szCs w:val="20"/>
          <w:lang w:val="en-IN"/>
        </w:rPr>
        <w:t>r</w:t>
      </w:r>
      <w:r w:rsidRPr="00110171">
        <w:rPr>
          <w:rFonts w:ascii="Mulish" w:hAnsi="Mulish" w:cs="Arial"/>
          <w:color w:val="000000"/>
          <w:sz w:val="20"/>
          <w:szCs w:val="20"/>
          <w:lang w:val="en-IN"/>
        </w:rPr>
        <w:t xml:space="preserve">egistered office at </w:t>
      </w:r>
      <w:r w:rsidRPr="00110171">
        <w:rPr>
          <w:rFonts w:ascii="Mulish" w:hAnsi="Mulish" w:cs="Arial"/>
          <w:b/>
          <w:bCs/>
          <w:color w:val="000000"/>
          <w:sz w:val="20"/>
          <w:szCs w:val="20"/>
          <w:lang w:val="en-IN"/>
        </w:rPr>
        <w:t>538 K/459 B1, Triveni Nagar 3, Lucknow</w:t>
      </w:r>
      <w:r w:rsidR="00AB5F1B">
        <w:rPr>
          <w:rFonts w:ascii="Mulish" w:hAnsi="Mulish" w:cs="Arial"/>
          <w:b/>
          <w:bCs/>
          <w:color w:val="000000"/>
          <w:sz w:val="20"/>
          <w:szCs w:val="20"/>
          <w:lang w:val="en-IN"/>
        </w:rPr>
        <w:t>-226020</w:t>
      </w:r>
      <w:r w:rsidRPr="00110171">
        <w:rPr>
          <w:rFonts w:ascii="Mulish" w:hAnsi="Mulish" w:cs="Arial"/>
          <w:b/>
          <w:bCs/>
          <w:color w:val="000000"/>
          <w:sz w:val="20"/>
          <w:szCs w:val="20"/>
          <w:lang w:val="en-IN"/>
        </w:rPr>
        <w:t>,</w:t>
      </w:r>
      <w:r w:rsidRPr="00110171">
        <w:rPr>
          <w:rFonts w:ascii="Mulish" w:hAnsi="Mulish" w:cs="Arial"/>
          <w:color w:val="000000"/>
          <w:sz w:val="20"/>
          <w:szCs w:val="20"/>
          <w:lang w:val="en-IN"/>
        </w:rPr>
        <w:t xml:space="preserve"> hereinafter referred to as “</w:t>
      </w:r>
      <w:r w:rsidRPr="00704205">
        <w:rPr>
          <w:rFonts w:ascii="Mulish" w:hAnsi="Mulish" w:cs="Arial"/>
          <w:b/>
          <w:bCs/>
          <w:color w:val="000000"/>
          <w:sz w:val="20"/>
          <w:szCs w:val="20"/>
          <w:lang w:val="en-IN"/>
        </w:rPr>
        <w:t>Service</w:t>
      </w:r>
      <w:r w:rsidRPr="00110171">
        <w:rPr>
          <w:rFonts w:ascii="Mulish" w:hAnsi="Mulish" w:cs="Arial"/>
          <w:b/>
          <w:bCs/>
          <w:color w:val="000000"/>
          <w:sz w:val="20"/>
          <w:szCs w:val="20"/>
          <w:lang w:val="en-IN"/>
        </w:rPr>
        <w:t xml:space="preserve"> Provider</w:t>
      </w:r>
      <w:r w:rsidRPr="00110171">
        <w:rPr>
          <w:rFonts w:ascii="Mulish" w:hAnsi="Mulish" w:cs="Arial"/>
          <w:color w:val="000000"/>
          <w:sz w:val="20"/>
          <w:szCs w:val="20"/>
          <w:lang w:val="en-IN"/>
        </w:rPr>
        <w:t xml:space="preserve">”, which term shall include </w:t>
      </w:r>
      <w:r w:rsidR="003D1289">
        <w:rPr>
          <w:rFonts w:ascii="Mulish" w:hAnsi="Mulish" w:cs="Arial"/>
          <w:color w:val="000000"/>
          <w:sz w:val="20"/>
          <w:szCs w:val="20"/>
          <w:lang w:val="en-IN"/>
        </w:rPr>
        <w:t>a</w:t>
      </w:r>
      <w:r w:rsidRPr="00110171">
        <w:rPr>
          <w:rFonts w:ascii="Mulish" w:hAnsi="Mulish" w:cs="Arial"/>
          <w:color w:val="000000"/>
          <w:sz w:val="20"/>
          <w:szCs w:val="20"/>
          <w:lang w:val="en-IN"/>
        </w:rPr>
        <w:t xml:space="preserve">ffiliates of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color w:val="000000"/>
          <w:sz w:val="20"/>
          <w:szCs w:val="20"/>
          <w:lang w:val="en-IN"/>
        </w:rPr>
        <w:t xml:space="preserve">of the </w:t>
      </w:r>
      <w:r w:rsidRPr="00110171">
        <w:rPr>
          <w:rFonts w:ascii="Mulish" w:hAnsi="Mulish" w:cs="Arial"/>
          <w:b/>
          <w:bCs/>
          <w:color w:val="000000"/>
          <w:sz w:val="20"/>
          <w:szCs w:val="20"/>
          <w:lang w:val="en-IN"/>
        </w:rPr>
        <w:t>OTHER PART</w:t>
      </w:r>
      <w:r w:rsidRPr="00110171">
        <w:rPr>
          <w:rFonts w:ascii="Mulish" w:hAnsi="Mulish" w:cs="Arial"/>
          <w:color w:val="000000"/>
          <w:sz w:val="20"/>
          <w:szCs w:val="20"/>
          <w:lang w:val="en-IN"/>
        </w:rPr>
        <w:t>. </w:t>
      </w:r>
    </w:p>
    <w:p w14:paraId="13260902" w14:textId="77777777" w:rsidR="00D40C5C" w:rsidRPr="00110171" w:rsidRDefault="00D40C5C" w:rsidP="00D40C5C">
      <w:pPr>
        <w:jc w:val="both"/>
        <w:rPr>
          <w:rFonts w:ascii="Mulish" w:hAnsi="Mulish" w:cs="Arial"/>
          <w:color w:val="000000"/>
          <w:sz w:val="20"/>
          <w:szCs w:val="20"/>
          <w:lang w:val="en-IN"/>
        </w:rPr>
      </w:pPr>
      <w:r w:rsidRPr="00110171">
        <w:rPr>
          <w:rFonts w:ascii="Mulish" w:hAnsi="Mulish" w:cs="Arial"/>
          <w:color w:val="000000"/>
          <w:sz w:val="20"/>
          <w:szCs w:val="20"/>
          <w:lang w:val="en-IN"/>
        </w:rPr>
        <w:tab/>
      </w:r>
    </w:p>
    <w:p w14:paraId="35345AEF" w14:textId="77777777" w:rsidR="00D40C5C" w:rsidRPr="00110171" w:rsidRDefault="00D40C5C" w:rsidP="00D40C5C">
      <w:pPr>
        <w:jc w:val="both"/>
        <w:rPr>
          <w:rFonts w:ascii="Mulish" w:hAnsi="Mulish" w:cs="Arial"/>
          <w:color w:val="000000"/>
          <w:sz w:val="20"/>
          <w:szCs w:val="20"/>
          <w:lang w:val="en-IN"/>
        </w:rPr>
      </w:pPr>
      <w:r w:rsidRPr="00110171">
        <w:rPr>
          <w:rFonts w:ascii="Mulish" w:hAnsi="Mulish" w:cs="Arial"/>
          <w:color w:val="000000"/>
          <w:sz w:val="20"/>
          <w:szCs w:val="20"/>
          <w:lang w:val="en-IN"/>
        </w:rPr>
        <w:t xml:space="preserve">Both </w:t>
      </w:r>
      <w:r w:rsidRPr="00110171">
        <w:rPr>
          <w:rFonts w:ascii="Mulish" w:hAnsi="Mulish" w:cs="Arial"/>
          <w:b/>
          <w:bCs/>
          <w:color w:val="000000"/>
          <w:sz w:val="20"/>
          <w:szCs w:val="20"/>
          <w:lang w:val="en-IN"/>
        </w:rPr>
        <w:t>“Client” “and</w:t>
      </w:r>
      <w:r w:rsidRPr="00110171">
        <w:rPr>
          <w:rFonts w:ascii="Mulish" w:hAnsi="Mulish" w:cs="Arial"/>
          <w:color w:val="000000"/>
          <w:sz w:val="20"/>
          <w:szCs w:val="20"/>
          <w:lang w:val="en-IN"/>
        </w:rPr>
        <w:t xml:space="preserve">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color w:val="000000"/>
          <w:sz w:val="20"/>
          <w:szCs w:val="20"/>
          <w:lang w:val="en-IN"/>
        </w:rPr>
        <w:t xml:space="preserve">are collectively referred to as </w:t>
      </w:r>
      <w:r w:rsidRPr="00110171">
        <w:rPr>
          <w:rFonts w:ascii="Mulish" w:hAnsi="Mulish" w:cs="Arial"/>
          <w:b/>
          <w:bCs/>
          <w:color w:val="000000"/>
          <w:sz w:val="20"/>
          <w:szCs w:val="20"/>
          <w:lang w:val="en-IN"/>
        </w:rPr>
        <w:t xml:space="preserve">“Parties” </w:t>
      </w:r>
      <w:r w:rsidRPr="00110171">
        <w:rPr>
          <w:rFonts w:ascii="Mulish" w:hAnsi="Mulish" w:cs="Arial"/>
          <w:color w:val="000000"/>
          <w:sz w:val="20"/>
          <w:szCs w:val="20"/>
          <w:lang w:val="en-IN"/>
        </w:rPr>
        <w:t xml:space="preserve">and individually as </w:t>
      </w:r>
      <w:r w:rsidRPr="00110171">
        <w:rPr>
          <w:rFonts w:ascii="Mulish" w:hAnsi="Mulish" w:cs="Arial"/>
          <w:b/>
          <w:bCs/>
          <w:color w:val="000000"/>
          <w:sz w:val="20"/>
          <w:szCs w:val="20"/>
          <w:lang w:val="en-IN"/>
        </w:rPr>
        <w:t>“Party”.</w:t>
      </w:r>
    </w:p>
    <w:p w14:paraId="3491480F" w14:textId="77777777" w:rsidR="00D40C5C" w:rsidRPr="00110171" w:rsidRDefault="00D40C5C" w:rsidP="00D40C5C">
      <w:pPr>
        <w:jc w:val="both"/>
        <w:rPr>
          <w:rFonts w:ascii="Mulish" w:hAnsi="Mulish" w:cs="Arial"/>
          <w:color w:val="000000"/>
          <w:sz w:val="20"/>
          <w:szCs w:val="20"/>
          <w:lang w:val="en-IN"/>
        </w:rPr>
      </w:pPr>
    </w:p>
    <w:p w14:paraId="44863AFF" w14:textId="77777777" w:rsidR="00D40C5C" w:rsidRPr="00110171" w:rsidRDefault="00D40C5C" w:rsidP="00D40C5C">
      <w:pPr>
        <w:spacing w:line="276" w:lineRule="auto"/>
        <w:jc w:val="both"/>
        <w:rPr>
          <w:rFonts w:ascii="Mulish" w:hAnsi="Mulish" w:cs="Arial"/>
          <w:color w:val="000000"/>
          <w:sz w:val="20"/>
          <w:szCs w:val="20"/>
          <w:lang w:val="en-IN"/>
        </w:rPr>
      </w:pPr>
      <w:r w:rsidRPr="00110171">
        <w:rPr>
          <w:rFonts w:ascii="Mulish" w:hAnsi="Mulish" w:cs="Arial"/>
          <w:color w:val="000000"/>
          <w:sz w:val="20"/>
          <w:szCs w:val="20"/>
          <w:lang w:val="en-IN"/>
        </w:rPr>
        <w:t xml:space="preserve">WHEREAS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bCs/>
          <w:color w:val="000000"/>
          <w:sz w:val="20"/>
          <w:szCs w:val="20"/>
          <w:lang w:val="en-IN"/>
        </w:rPr>
        <w:t>is</w:t>
      </w:r>
      <w:r w:rsidRPr="00110171">
        <w:rPr>
          <w:rFonts w:ascii="Mulish" w:hAnsi="Mulish" w:cs="Arial"/>
          <w:color w:val="000000"/>
          <w:sz w:val="20"/>
          <w:szCs w:val="20"/>
          <w:lang w:val="en-IN"/>
        </w:rPr>
        <w:t xml:space="preserve"> in the business of providing human resources related solutions and services to its </w:t>
      </w:r>
      <w:r w:rsidRPr="00110171">
        <w:rPr>
          <w:rFonts w:ascii="Mulish" w:hAnsi="Mulish" w:cs="Arial"/>
          <w:b/>
          <w:color w:val="000000"/>
          <w:sz w:val="20"/>
          <w:szCs w:val="20"/>
          <w:lang w:val="en-IN"/>
        </w:rPr>
        <w:t xml:space="preserve">“Client’s” </w:t>
      </w:r>
      <w:r w:rsidRPr="00110171">
        <w:rPr>
          <w:rFonts w:ascii="Mulish" w:hAnsi="Mulish" w:cs="Arial"/>
          <w:color w:val="000000"/>
          <w:sz w:val="20"/>
          <w:szCs w:val="20"/>
          <w:lang w:val="en-IN"/>
        </w:rPr>
        <w:t xml:space="preserve">and </w:t>
      </w:r>
      <w:r w:rsidRPr="00110171">
        <w:rPr>
          <w:rFonts w:ascii="Mulish" w:hAnsi="Mulish" w:cs="Arial"/>
          <w:b/>
          <w:bCs/>
          <w:color w:val="000000"/>
          <w:sz w:val="20"/>
          <w:szCs w:val="20"/>
          <w:lang w:val="en-IN"/>
        </w:rPr>
        <w:t xml:space="preserve">“Client” </w:t>
      </w:r>
      <w:r w:rsidRPr="00110171">
        <w:rPr>
          <w:rFonts w:ascii="Mulish" w:hAnsi="Mulish" w:cs="Arial"/>
          <w:bCs/>
          <w:color w:val="000000"/>
          <w:sz w:val="20"/>
          <w:szCs w:val="20"/>
          <w:lang w:val="en-IN"/>
        </w:rPr>
        <w:t>has</w:t>
      </w:r>
      <w:r w:rsidRPr="00110171">
        <w:rPr>
          <w:rFonts w:ascii="Mulish" w:hAnsi="Mulish" w:cs="Arial"/>
          <w:color w:val="000000"/>
          <w:sz w:val="20"/>
          <w:szCs w:val="20"/>
          <w:lang w:val="en-IN"/>
        </w:rPr>
        <w:t xml:space="preserve"> agreed to avail the services of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704205">
        <w:rPr>
          <w:rFonts w:ascii="Mulish" w:hAnsi="Mulish" w:cs="Arial"/>
          <w:color w:val="000000"/>
          <w:sz w:val="20"/>
          <w:szCs w:val="20"/>
          <w:lang w:val="en-IN"/>
        </w:rPr>
        <w:t>for</w:t>
      </w:r>
      <w:r w:rsidRPr="00110171">
        <w:rPr>
          <w:rFonts w:ascii="Mulish" w:hAnsi="Mulish" w:cs="Arial"/>
          <w:color w:val="000000"/>
          <w:sz w:val="20"/>
          <w:szCs w:val="20"/>
          <w:lang w:val="en-IN"/>
        </w:rPr>
        <w:t xml:space="preserve"> its business and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color w:val="000000"/>
          <w:sz w:val="20"/>
          <w:szCs w:val="20"/>
          <w:lang w:val="en-IN"/>
        </w:rPr>
        <w:t xml:space="preserve">has agreed to provide its services to </w:t>
      </w:r>
      <w:r w:rsidRPr="00110171">
        <w:rPr>
          <w:rFonts w:ascii="Mulish" w:hAnsi="Mulish" w:cs="Arial"/>
          <w:b/>
          <w:bCs/>
          <w:color w:val="000000"/>
          <w:sz w:val="20"/>
          <w:szCs w:val="20"/>
          <w:lang w:val="en-IN"/>
        </w:rPr>
        <w:t xml:space="preserve">“Client” </w:t>
      </w:r>
      <w:r w:rsidRPr="00110171">
        <w:rPr>
          <w:rFonts w:ascii="Mulish" w:hAnsi="Mulish" w:cs="Arial"/>
          <w:bCs/>
          <w:color w:val="000000"/>
          <w:sz w:val="20"/>
          <w:szCs w:val="20"/>
          <w:lang w:val="en-IN"/>
        </w:rPr>
        <w:t>upon</w:t>
      </w:r>
      <w:r w:rsidRPr="00110171">
        <w:rPr>
          <w:rFonts w:ascii="Mulish" w:hAnsi="Mulish" w:cs="Arial"/>
          <w:color w:val="000000"/>
          <w:sz w:val="20"/>
          <w:szCs w:val="20"/>
          <w:lang w:val="en-IN"/>
        </w:rPr>
        <w:t xml:space="preserve"> the terms and conditions as set forth hereinafter.</w:t>
      </w:r>
    </w:p>
    <w:p w14:paraId="6C92106A" w14:textId="77777777" w:rsidR="00D40C5C" w:rsidRPr="00110171" w:rsidRDefault="00D40C5C" w:rsidP="00D40C5C">
      <w:pPr>
        <w:spacing w:line="276" w:lineRule="auto"/>
        <w:jc w:val="both"/>
        <w:rPr>
          <w:rFonts w:ascii="Mulish" w:hAnsi="Mulish" w:cs="Arial"/>
          <w:color w:val="000000"/>
          <w:sz w:val="20"/>
          <w:szCs w:val="20"/>
          <w:lang w:val="en-IN"/>
        </w:rPr>
      </w:pPr>
    </w:p>
    <w:p w14:paraId="3A8CB329" w14:textId="77777777" w:rsidR="00D40C5C" w:rsidRPr="00110171" w:rsidRDefault="00D40C5C" w:rsidP="00D40C5C">
      <w:pPr>
        <w:spacing w:line="276" w:lineRule="auto"/>
        <w:jc w:val="both"/>
        <w:rPr>
          <w:rFonts w:ascii="Mulish" w:hAnsi="Mulish" w:cs="Arial"/>
          <w:color w:val="000000"/>
          <w:sz w:val="20"/>
          <w:szCs w:val="20"/>
          <w:lang w:val="en-IN"/>
        </w:rPr>
      </w:pPr>
      <w:r w:rsidRPr="00110171">
        <w:rPr>
          <w:rFonts w:ascii="Mulish" w:hAnsi="Mulish" w:cs="Arial"/>
          <w:color w:val="000000"/>
          <w:sz w:val="20"/>
          <w:szCs w:val="20"/>
          <w:lang w:val="en-IN"/>
        </w:rPr>
        <w:t xml:space="preserve">AND WHEREAS the parties are desirous of recording the terms and conditions under or upon which the said services are to be rendered by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w:t>
      </w:r>
      <w:r w:rsidRPr="00110171">
        <w:rPr>
          <w:rFonts w:ascii="Mulish" w:hAnsi="Mulish" w:cs="Arial"/>
          <w:color w:val="000000"/>
          <w:sz w:val="20"/>
          <w:szCs w:val="20"/>
          <w:lang w:val="en-IN"/>
        </w:rPr>
        <w:t> </w:t>
      </w:r>
    </w:p>
    <w:p w14:paraId="42C20117" w14:textId="77777777" w:rsidR="00D40C5C" w:rsidRPr="00110171" w:rsidRDefault="00D40C5C" w:rsidP="00D40C5C">
      <w:pPr>
        <w:jc w:val="both"/>
        <w:rPr>
          <w:rFonts w:ascii="Mulish" w:hAnsi="Mulish" w:cs="Arial"/>
          <w:color w:val="000000"/>
          <w:sz w:val="20"/>
          <w:szCs w:val="20"/>
        </w:rPr>
      </w:pPr>
    </w:p>
    <w:p w14:paraId="27B096FD" w14:textId="77777777" w:rsidR="00D40C5C" w:rsidRPr="00110171" w:rsidRDefault="00D40C5C" w:rsidP="00D40C5C">
      <w:pPr>
        <w:pStyle w:val="Heading5"/>
        <w:jc w:val="both"/>
        <w:rPr>
          <w:rFonts w:ascii="Mulish" w:hAnsi="Mulish" w:cs="Arial"/>
          <w:sz w:val="20"/>
        </w:rPr>
      </w:pPr>
      <w:r w:rsidRPr="00110171">
        <w:rPr>
          <w:rFonts w:ascii="Mulish" w:hAnsi="Mulish" w:cs="Arial"/>
          <w:sz w:val="20"/>
        </w:rPr>
        <w:t>TERMS AND CONDITIONS</w:t>
      </w:r>
    </w:p>
    <w:p w14:paraId="3C9D3443" w14:textId="77777777" w:rsidR="00D40C5C" w:rsidRPr="00110171" w:rsidRDefault="00D40C5C" w:rsidP="00D40C5C">
      <w:pPr>
        <w:jc w:val="both"/>
        <w:rPr>
          <w:rFonts w:ascii="Mulish" w:hAnsi="Mulish" w:cs="Arial"/>
          <w:sz w:val="20"/>
          <w:szCs w:val="20"/>
        </w:rPr>
      </w:pPr>
    </w:p>
    <w:p w14:paraId="75EACBB3" w14:textId="77777777" w:rsidR="00D40C5C" w:rsidRDefault="00D40C5C" w:rsidP="00F91F63">
      <w:pPr>
        <w:pStyle w:val="ListParagraph"/>
        <w:numPr>
          <w:ilvl w:val="0"/>
          <w:numId w:val="3"/>
        </w:numPr>
        <w:spacing w:line="360" w:lineRule="auto"/>
        <w:jc w:val="both"/>
        <w:rPr>
          <w:rFonts w:ascii="Mulish" w:hAnsi="Mulish" w:cs="Arial"/>
          <w:sz w:val="20"/>
          <w:szCs w:val="20"/>
        </w:rPr>
      </w:pPr>
      <w:r w:rsidRPr="00110171">
        <w:rPr>
          <w:rFonts w:ascii="Mulish" w:hAnsi="Mulish" w:cs="Arial"/>
          <w:sz w:val="20"/>
          <w:szCs w:val="20"/>
        </w:rPr>
        <w:t xml:space="preserve">No variation or alteration to these terms and conditions shall be valid unless approved in writing </w:t>
      </w:r>
      <w:r w:rsidR="007B058F" w:rsidRPr="00110171">
        <w:rPr>
          <w:rFonts w:ascii="Mulish" w:hAnsi="Mulish" w:cs="Arial"/>
          <w:sz w:val="20"/>
          <w:szCs w:val="20"/>
        </w:rPr>
        <w:t xml:space="preserve">(email permitted) </w:t>
      </w:r>
      <w:r w:rsidRPr="00110171">
        <w:rPr>
          <w:rFonts w:ascii="Mulish" w:hAnsi="Mulish" w:cs="Arial"/>
          <w:sz w:val="20"/>
          <w:szCs w:val="20"/>
        </w:rPr>
        <w:t>by one month's written notice from either party.</w:t>
      </w:r>
    </w:p>
    <w:p w14:paraId="4B95784E" w14:textId="6DFC88EF" w:rsidR="00D40C5C" w:rsidRPr="00F91F63" w:rsidRDefault="00F91F63" w:rsidP="00B420D6">
      <w:pPr>
        <w:pStyle w:val="ListParagraph"/>
        <w:numPr>
          <w:ilvl w:val="0"/>
          <w:numId w:val="3"/>
        </w:numPr>
        <w:spacing w:line="360" w:lineRule="auto"/>
        <w:jc w:val="both"/>
        <w:rPr>
          <w:rFonts w:ascii="Mulish" w:hAnsi="Mulish" w:cs="Arial"/>
          <w:sz w:val="20"/>
          <w:szCs w:val="20"/>
        </w:rPr>
      </w:pPr>
      <w:r w:rsidRPr="00F91F63">
        <w:rPr>
          <w:rFonts w:ascii="Mulish" w:hAnsi="Mulish" w:cs="Arial"/>
          <w:sz w:val="20"/>
          <w:szCs w:val="20"/>
        </w:rPr>
        <w:t xml:space="preserve">This Agreement shall remain in force and effect for a period of </w:t>
      </w:r>
      <w:r w:rsidRPr="000903C1">
        <w:rPr>
          <w:rFonts w:ascii="Mulish" w:hAnsi="Mulish" w:cs="Arial"/>
          <w:b/>
          <w:bCs/>
          <w:sz w:val="20"/>
          <w:szCs w:val="20"/>
        </w:rPr>
        <w:t>two (2)</w:t>
      </w:r>
      <w:r w:rsidRPr="00F91F63">
        <w:rPr>
          <w:rFonts w:ascii="Mulish" w:hAnsi="Mulish" w:cs="Arial"/>
          <w:sz w:val="20"/>
          <w:szCs w:val="20"/>
        </w:rPr>
        <w:t xml:space="preserve"> years from the date of execution hereof, unless terminated earlier in accordance with the provisions contained herein.</w:t>
      </w:r>
    </w:p>
    <w:p w14:paraId="40351FED" w14:textId="77777777" w:rsidR="00D40C5C" w:rsidRPr="00110171" w:rsidRDefault="00D40C5C" w:rsidP="00D40C5C">
      <w:pPr>
        <w:pStyle w:val="ListParagraph"/>
        <w:numPr>
          <w:ilvl w:val="0"/>
          <w:numId w:val="3"/>
        </w:numPr>
        <w:spacing w:line="276" w:lineRule="auto"/>
        <w:jc w:val="both"/>
        <w:rPr>
          <w:rFonts w:ascii="Mulish" w:hAnsi="Mulish" w:cs="Arial"/>
          <w:sz w:val="20"/>
          <w:szCs w:val="20"/>
        </w:rPr>
      </w:pP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sz w:val="20"/>
          <w:szCs w:val="20"/>
        </w:rPr>
        <w:t xml:space="preserve">acknowledges and agrees that, under this Agreement, its engagement with </w:t>
      </w:r>
      <w:r w:rsidRPr="00110171">
        <w:rPr>
          <w:rFonts w:ascii="Mulish" w:hAnsi="Mulish" w:cs="Arial"/>
          <w:b/>
          <w:sz w:val="20"/>
          <w:szCs w:val="20"/>
        </w:rPr>
        <w:t xml:space="preserve">“Client” </w:t>
      </w:r>
      <w:r w:rsidRPr="00110171">
        <w:rPr>
          <w:rFonts w:ascii="Mulish" w:hAnsi="Mulish" w:cs="Arial"/>
          <w:sz w:val="20"/>
          <w:szCs w:val="20"/>
        </w:rPr>
        <w:t xml:space="preserve">is on a </w:t>
      </w:r>
      <w:r w:rsidR="00E43A99" w:rsidRPr="00110171">
        <w:rPr>
          <w:rFonts w:ascii="Mulish" w:hAnsi="Mulish" w:cs="Arial"/>
          <w:sz w:val="20"/>
          <w:szCs w:val="20"/>
        </w:rPr>
        <w:t>principal-to-principal</w:t>
      </w:r>
      <w:r w:rsidRPr="00110171">
        <w:rPr>
          <w:rFonts w:ascii="Mulish" w:hAnsi="Mulish" w:cs="Arial"/>
          <w:sz w:val="20"/>
          <w:szCs w:val="20"/>
        </w:rPr>
        <w:t xml:space="preserve"> basis and does not create any relationship of employer-employee and/ or principal – agent.</w:t>
      </w:r>
    </w:p>
    <w:p w14:paraId="5116ADE6" w14:textId="77777777" w:rsidR="00D40C5C" w:rsidRPr="00110171" w:rsidRDefault="00D40C5C" w:rsidP="00D40C5C">
      <w:pPr>
        <w:jc w:val="both"/>
        <w:rPr>
          <w:rFonts w:ascii="Mulish" w:hAnsi="Mulish" w:cs="Arial"/>
          <w:sz w:val="20"/>
          <w:szCs w:val="20"/>
        </w:rPr>
      </w:pPr>
    </w:p>
    <w:p w14:paraId="6E1A327C" w14:textId="352D94DC" w:rsidR="00D40C5C" w:rsidRPr="00110171" w:rsidRDefault="00D40C5C" w:rsidP="00D40C5C">
      <w:pPr>
        <w:pStyle w:val="ListParagraph"/>
        <w:numPr>
          <w:ilvl w:val="0"/>
          <w:numId w:val="3"/>
        </w:numPr>
        <w:spacing w:line="276" w:lineRule="auto"/>
        <w:jc w:val="both"/>
        <w:rPr>
          <w:rFonts w:ascii="Mulish" w:hAnsi="Mulish" w:cs="Arial"/>
          <w:color w:val="000000"/>
          <w:sz w:val="20"/>
          <w:szCs w:val="20"/>
        </w:rPr>
      </w:pPr>
      <w:r w:rsidRPr="00110171">
        <w:rPr>
          <w:rFonts w:ascii="Mulish" w:hAnsi="Mulish" w:cs="Arial"/>
          <w:color w:val="000000"/>
          <w:sz w:val="20"/>
          <w:szCs w:val="20"/>
        </w:rPr>
        <w:t xml:space="preserve">Nothing in this Agreement shall limit </w:t>
      </w:r>
      <w:r w:rsidRPr="00110171">
        <w:rPr>
          <w:rFonts w:ascii="Mulish" w:hAnsi="Mulish" w:cs="Arial"/>
          <w:b/>
          <w:sz w:val="20"/>
          <w:szCs w:val="20"/>
        </w:rPr>
        <w:t xml:space="preserve">“Client” </w:t>
      </w:r>
      <w:r w:rsidRPr="00110171">
        <w:rPr>
          <w:rFonts w:ascii="Mulish" w:hAnsi="Mulish" w:cs="Arial"/>
          <w:color w:val="000000"/>
          <w:sz w:val="20"/>
          <w:szCs w:val="20"/>
        </w:rPr>
        <w:t xml:space="preserve">from appointing one or more third party service providers for the provision of services similar or identical to the </w:t>
      </w:r>
      <w:r w:rsidR="003D1289">
        <w:rPr>
          <w:rFonts w:ascii="Mulish" w:hAnsi="Mulish" w:cs="Arial"/>
          <w:color w:val="000000"/>
          <w:sz w:val="20"/>
          <w:szCs w:val="20"/>
        </w:rPr>
        <w:t>p</w:t>
      </w:r>
      <w:r w:rsidRPr="00110171">
        <w:rPr>
          <w:rFonts w:ascii="Mulish" w:hAnsi="Mulish" w:cs="Arial"/>
          <w:color w:val="000000"/>
          <w:sz w:val="20"/>
          <w:szCs w:val="20"/>
        </w:rPr>
        <w:t xml:space="preserve">rofessional </w:t>
      </w:r>
      <w:r w:rsidR="003D1289">
        <w:rPr>
          <w:rFonts w:ascii="Mulish" w:hAnsi="Mulish" w:cs="Arial"/>
          <w:color w:val="000000"/>
          <w:sz w:val="20"/>
          <w:szCs w:val="20"/>
        </w:rPr>
        <w:t>s</w:t>
      </w:r>
      <w:r w:rsidRPr="00110171">
        <w:rPr>
          <w:rFonts w:ascii="Mulish" w:hAnsi="Mulish" w:cs="Arial"/>
          <w:color w:val="000000"/>
          <w:sz w:val="20"/>
          <w:szCs w:val="20"/>
        </w:rPr>
        <w:t xml:space="preserve">ervices.  </w:t>
      </w:r>
    </w:p>
    <w:p w14:paraId="7E0FA865" w14:textId="77777777" w:rsidR="00D40C5C" w:rsidRPr="00110171" w:rsidRDefault="00D40C5C" w:rsidP="00D40C5C">
      <w:pPr>
        <w:jc w:val="both"/>
        <w:rPr>
          <w:rFonts w:ascii="Mulish" w:hAnsi="Mulish" w:cs="Arial"/>
          <w:color w:val="000000"/>
          <w:sz w:val="20"/>
          <w:szCs w:val="20"/>
        </w:rPr>
      </w:pPr>
    </w:p>
    <w:p w14:paraId="39BC1384" w14:textId="0A9CCA7C" w:rsidR="00D40C5C" w:rsidRPr="00110171" w:rsidRDefault="00D40C5C" w:rsidP="00D40C5C">
      <w:pPr>
        <w:pStyle w:val="ListParagraph"/>
        <w:numPr>
          <w:ilvl w:val="0"/>
          <w:numId w:val="3"/>
        </w:numPr>
        <w:jc w:val="both"/>
        <w:rPr>
          <w:rFonts w:ascii="Mulish" w:hAnsi="Mulish" w:cs="Arial"/>
          <w:color w:val="000000"/>
          <w:sz w:val="20"/>
          <w:szCs w:val="20"/>
        </w:rPr>
      </w:pPr>
      <w:r w:rsidRPr="00110171">
        <w:rPr>
          <w:rFonts w:ascii="Mulish" w:hAnsi="Mulish" w:cs="Arial"/>
          <w:color w:val="000000"/>
          <w:sz w:val="20"/>
          <w:szCs w:val="20"/>
        </w:rPr>
        <w:t xml:space="preserve">Based on a </w:t>
      </w:r>
      <w:r w:rsidR="003D1289">
        <w:rPr>
          <w:rFonts w:ascii="Mulish" w:hAnsi="Mulish" w:cs="Arial"/>
          <w:color w:val="000000"/>
          <w:sz w:val="20"/>
          <w:szCs w:val="20"/>
        </w:rPr>
        <w:t>s</w:t>
      </w:r>
      <w:r w:rsidRPr="00110171">
        <w:rPr>
          <w:rFonts w:ascii="Mulish" w:hAnsi="Mulish" w:cs="Arial"/>
          <w:color w:val="000000"/>
          <w:sz w:val="20"/>
          <w:szCs w:val="20"/>
        </w:rPr>
        <w:t xml:space="preserve">ervice </w:t>
      </w:r>
      <w:r w:rsidR="003D1289">
        <w:rPr>
          <w:rFonts w:ascii="Mulish" w:hAnsi="Mulish" w:cs="Arial"/>
          <w:color w:val="000000"/>
          <w:sz w:val="20"/>
          <w:szCs w:val="20"/>
        </w:rPr>
        <w:t>r</w:t>
      </w:r>
      <w:r w:rsidRPr="00110171">
        <w:rPr>
          <w:rFonts w:ascii="Mulish" w:hAnsi="Mulish" w:cs="Arial"/>
          <w:color w:val="000000"/>
          <w:sz w:val="20"/>
          <w:szCs w:val="20"/>
        </w:rPr>
        <w:t xml:space="preserve">equest and the </w:t>
      </w:r>
      <w:r w:rsidRPr="00110171">
        <w:rPr>
          <w:rFonts w:ascii="Mulish" w:hAnsi="Mulish" w:cs="Arial"/>
          <w:b/>
          <w:sz w:val="20"/>
          <w:szCs w:val="20"/>
        </w:rPr>
        <w:t xml:space="preserve">“Client” </w:t>
      </w:r>
      <w:r w:rsidR="003D1289">
        <w:rPr>
          <w:rFonts w:ascii="Mulish" w:hAnsi="Mulish" w:cs="Arial"/>
          <w:sz w:val="20"/>
          <w:szCs w:val="20"/>
        </w:rPr>
        <w:t>r</w:t>
      </w:r>
      <w:r w:rsidRPr="00110171">
        <w:rPr>
          <w:rFonts w:ascii="Mulish" w:hAnsi="Mulish" w:cs="Arial"/>
          <w:sz w:val="20"/>
          <w:szCs w:val="20"/>
        </w:rPr>
        <w:t>equirements</w:t>
      </w:r>
      <w:r w:rsidRPr="00110171">
        <w:rPr>
          <w:rFonts w:ascii="Mulish" w:hAnsi="Mulish" w:cs="Arial"/>
          <w:color w:val="000000"/>
          <w:sz w:val="20"/>
          <w:szCs w:val="20"/>
        </w:rPr>
        <w:t xml:space="preserve"> set out in such </w:t>
      </w:r>
      <w:r w:rsidR="003D1289">
        <w:rPr>
          <w:rFonts w:ascii="Mulish" w:hAnsi="Mulish" w:cs="Arial"/>
          <w:color w:val="000000"/>
          <w:sz w:val="20"/>
          <w:szCs w:val="20"/>
        </w:rPr>
        <w:t>s</w:t>
      </w:r>
      <w:r w:rsidRPr="00110171">
        <w:rPr>
          <w:rFonts w:ascii="Mulish" w:hAnsi="Mulish" w:cs="Arial"/>
          <w:color w:val="000000"/>
          <w:sz w:val="20"/>
          <w:szCs w:val="20"/>
        </w:rPr>
        <w:t xml:space="preserve">ervice </w:t>
      </w:r>
      <w:r w:rsidR="003D1289">
        <w:rPr>
          <w:rFonts w:ascii="Mulish" w:hAnsi="Mulish" w:cs="Arial"/>
          <w:color w:val="000000"/>
          <w:sz w:val="20"/>
          <w:szCs w:val="20"/>
        </w:rPr>
        <w:t>r</w:t>
      </w:r>
      <w:r w:rsidRPr="00110171">
        <w:rPr>
          <w:rFonts w:ascii="Mulish" w:hAnsi="Mulish" w:cs="Arial"/>
          <w:color w:val="000000"/>
          <w:sz w:val="20"/>
          <w:szCs w:val="20"/>
        </w:rPr>
        <w:t xml:space="preserve">equest,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color w:val="000000"/>
          <w:sz w:val="20"/>
          <w:szCs w:val="20"/>
        </w:rPr>
        <w:t>shall:</w:t>
      </w:r>
    </w:p>
    <w:p w14:paraId="7F458D49" w14:textId="77777777" w:rsidR="00D40C5C" w:rsidRPr="00110171" w:rsidRDefault="00D40C5C" w:rsidP="00D40C5C">
      <w:pPr>
        <w:pStyle w:val="ListParagraph"/>
        <w:numPr>
          <w:ilvl w:val="0"/>
          <w:numId w:val="4"/>
        </w:numPr>
        <w:jc w:val="both"/>
        <w:rPr>
          <w:rFonts w:ascii="Mulish" w:hAnsi="Mulish" w:cs="Arial"/>
          <w:color w:val="000000"/>
          <w:sz w:val="20"/>
          <w:szCs w:val="20"/>
        </w:rPr>
      </w:pPr>
      <w:r w:rsidRPr="00110171">
        <w:rPr>
          <w:rFonts w:ascii="Mulish" w:hAnsi="Mulish" w:cs="Arial"/>
          <w:color w:val="000000"/>
          <w:sz w:val="20"/>
          <w:szCs w:val="20"/>
        </w:rPr>
        <w:t xml:space="preserve">Source the talent specified by </w:t>
      </w:r>
      <w:r w:rsidRPr="00110171">
        <w:rPr>
          <w:rFonts w:ascii="Mulish" w:hAnsi="Mulish" w:cs="Arial"/>
          <w:b/>
          <w:sz w:val="20"/>
          <w:szCs w:val="20"/>
        </w:rPr>
        <w:t>“Client”;</w:t>
      </w:r>
    </w:p>
    <w:p w14:paraId="2A4A1DA9" w14:textId="5A5CEE3D" w:rsidR="00D40C5C" w:rsidRPr="00110171" w:rsidRDefault="00D40C5C" w:rsidP="00D40C5C">
      <w:pPr>
        <w:pStyle w:val="ListParagraph"/>
        <w:numPr>
          <w:ilvl w:val="0"/>
          <w:numId w:val="4"/>
        </w:numPr>
        <w:jc w:val="both"/>
        <w:rPr>
          <w:rFonts w:ascii="Mulish" w:hAnsi="Mulish" w:cs="Arial"/>
          <w:color w:val="000000"/>
          <w:sz w:val="20"/>
          <w:szCs w:val="20"/>
        </w:rPr>
      </w:pPr>
      <w:r w:rsidRPr="00110171">
        <w:rPr>
          <w:rFonts w:ascii="Mulish" w:hAnsi="Mulish" w:cs="Arial"/>
          <w:color w:val="000000"/>
          <w:sz w:val="20"/>
          <w:szCs w:val="20"/>
        </w:rPr>
        <w:t>Conduct an initial screening/shortlist</w:t>
      </w:r>
      <w:r w:rsidR="00072FAC">
        <w:rPr>
          <w:rFonts w:ascii="Mulish" w:hAnsi="Mulish" w:cs="Arial"/>
          <w:color w:val="000000"/>
          <w:sz w:val="20"/>
          <w:szCs w:val="20"/>
        </w:rPr>
        <w:t>ing</w:t>
      </w:r>
      <w:r w:rsidRPr="00110171">
        <w:rPr>
          <w:rFonts w:ascii="Mulish" w:hAnsi="Mulish" w:cs="Arial"/>
          <w:color w:val="000000"/>
          <w:sz w:val="20"/>
          <w:szCs w:val="20"/>
        </w:rPr>
        <w:t xml:space="preserve"> of the </w:t>
      </w:r>
      <w:r w:rsidR="003D1289">
        <w:rPr>
          <w:rFonts w:ascii="Mulish" w:hAnsi="Mulish" w:cs="Arial"/>
          <w:color w:val="000000"/>
          <w:sz w:val="20"/>
          <w:szCs w:val="20"/>
        </w:rPr>
        <w:t>c</w:t>
      </w:r>
      <w:r w:rsidRPr="00110171">
        <w:rPr>
          <w:rFonts w:ascii="Mulish" w:hAnsi="Mulish" w:cs="Arial"/>
          <w:color w:val="000000"/>
          <w:sz w:val="20"/>
          <w:szCs w:val="20"/>
        </w:rPr>
        <w:t>andidates;</w:t>
      </w:r>
    </w:p>
    <w:p w14:paraId="7860A4D9" w14:textId="772DF9BF" w:rsidR="00D40C5C" w:rsidRPr="00110171" w:rsidRDefault="00D40C5C">
      <w:pPr>
        <w:pStyle w:val="ListParagraph"/>
        <w:numPr>
          <w:ilvl w:val="0"/>
          <w:numId w:val="4"/>
        </w:numPr>
        <w:spacing w:line="276" w:lineRule="auto"/>
        <w:jc w:val="both"/>
        <w:rPr>
          <w:rFonts w:ascii="Mulish" w:hAnsi="Mulish" w:cs="Arial"/>
          <w:color w:val="000000"/>
          <w:sz w:val="20"/>
          <w:szCs w:val="20"/>
        </w:rPr>
      </w:pPr>
      <w:r w:rsidRPr="00110171">
        <w:rPr>
          <w:rFonts w:ascii="Mulish" w:hAnsi="Mulish" w:cs="Arial"/>
          <w:color w:val="000000"/>
          <w:sz w:val="20"/>
          <w:szCs w:val="20"/>
        </w:rPr>
        <w:t xml:space="preserve">Act as an interface between </w:t>
      </w:r>
      <w:r w:rsidRPr="00110171">
        <w:rPr>
          <w:rFonts w:ascii="Mulish" w:hAnsi="Mulish" w:cs="Arial"/>
          <w:b/>
          <w:sz w:val="20"/>
          <w:szCs w:val="20"/>
        </w:rPr>
        <w:t xml:space="preserve">“Client” </w:t>
      </w:r>
      <w:r w:rsidRPr="00110171">
        <w:rPr>
          <w:rFonts w:ascii="Mulish" w:hAnsi="Mulish" w:cs="Arial"/>
          <w:sz w:val="20"/>
          <w:szCs w:val="20"/>
        </w:rPr>
        <w:t>and</w:t>
      </w:r>
      <w:r w:rsidRPr="00110171">
        <w:rPr>
          <w:rFonts w:ascii="Mulish" w:hAnsi="Mulish" w:cs="Arial"/>
          <w:color w:val="000000"/>
          <w:sz w:val="20"/>
          <w:szCs w:val="20"/>
        </w:rPr>
        <w:t xml:space="preserve"> the </w:t>
      </w:r>
      <w:r w:rsidR="003D1289">
        <w:rPr>
          <w:rFonts w:ascii="Mulish" w:hAnsi="Mulish" w:cs="Arial"/>
          <w:color w:val="000000"/>
          <w:sz w:val="20"/>
          <w:szCs w:val="20"/>
        </w:rPr>
        <w:t>c</w:t>
      </w:r>
      <w:r w:rsidRPr="00110171">
        <w:rPr>
          <w:rFonts w:ascii="Mulish" w:hAnsi="Mulish" w:cs="Arial"/>
          <w:color w:val="000000"/>
          <w:sz w:val="20"/>
          <w:szCs w:val="20"/>
        </w:rPr>
        <w:t xml:space="preserve">andidates; </w:t>
      </w:r>
    </w:p>
    <w:p w14:paraId="2EA10B79" w14:textId="6DDE83CF" w:rsidR="00D40C5C" w:rsidRPr="00110171" w:rsidRDefault="00D40C5C" w:rsidP="00D40C5C">
      <w:pPr>
        <w:pStyle w:val="ListParagraph"/>
        <w:numPr>
          <w:ilvl w:val="0"/>
          <w:numId w:val="4"/>
        </w:numPr>
        <w:spacing w:line="276" w:lineRule="auto"/>
        <w:jc w:val="both"/>
        <w:rPr>
          <w:rFonts w:ascii="Mulish" w:hAnsi="Mulish" w:cs="Arial"/>
          <w:color w:val="000000"/>
          <w:sz w:val="20"/>
          <w:szCs w:val="20"/>
        </w:rPr>
      </w:pPr>
      <w:r w:rsidRPr="00110171">
        <w:rPr>
          <w:rFonts w:ascii="Mulish" w:hAnsi="Mulish" w:cs="Arial"/>
          <w:color w:val="000000"/>
          <w:sz w:val="20"/>
          <w:szCs w:val="20"/>
        </w:rPr>
        <w:t xml:space="preserve">Facilitate meetings/interviews for </w:t>
      </w:r>
      <w:r w:rsidRPr="00110171">
        <w:rPr>
          <w:rFonts w:ascii="Mulish" w:hAnsi="Mulish" w:cs="Arial"/>
          <w:b/>
          <w:sz w:val="20"/>
          <w:szCs w:val="20"/>
        </w:rPr>
        <w:t xml:space="preserve">“Client” </w:t>
      </w:r>
      <w:r w:rsidRPr="00110171">
        <w:rPr>
          <w:rFonts w:ascii="Mulish" w:hAnsi="Mulish" w:cs="Arial"/>
          <w:sz w:val="20"/>
          <w:szCs w:val="20"/>
        </w:rPr>
        <w:t>with</w:t>
      </w:r>
      <w:r w:rsidRPr="00110171">
        <w:rPr>
          <w:rFonts w:ascii="Mulish" w:hAnsi="Mulish" w:cs="Arial"/>
          <w:color w:val="000000"/>
          <w:sz w:val="20"/>
          <w:szCs w:val="20"/>
        </w:rPr>
        <w:t xml:space="preserve"> the </w:t>
      </w:r>
      <w:r w:rsidR="003D1289">
        <w:rPr>
          <w:rFonts w:ascii="Mulish" w:hAnsi="Mulish" w:cs="Arial"/>
          <w:color w:val="000000"/>
          <w:sz w:val="20"/>
          <w:szCs w:val="20"/>
        </w:rPr>
        <w:t>c</w:t>
      </w:r>
      <w:r w:rsidRPr="00110171">
        <w:rPr>
          <w:rFonts w:ascii="Mulish" w:hAnsi="Mulish" w:cs="Arial"/>
          <w:color w:val="000000"/>
          <w:sz w:val="20"/>
          <w:szCs w:val="20"/>
        </w:rPr>
        <w:t>andidates and, if required, other events to facilitate further interaction with the Candidates;</w:t>
      </w:r>
    </w:p>
    <w:p w14:paraId="7341F77F" w14:textId="74EC34F7" w:rsidR="00D40C5C" w:rsidRDefault="00D40C5C" w:rsidP="00D40C5C">
      <w:pPr>
        <w:pStyle w:val="ListParagraph"/>
        <w:numPr>
          <w:ilvl w:val="0"/>
          <w:numId w:val="4"/>
        </w:numPr>
        <w:spacing w:line="276" w:lineRule="auto"/>
        <w:jc w:val="both"/>
        <w:rPr>
          <w:rFonts w:ascii="Mulish" w:hAnsi="Mulish" w:cs="Arial"/>
          <w:color w:val="000000"/>
          <w:sz w:val="20"/>
          <w:szCs w:val="20"/>
        </w:rPr>
      </w:pPr>
      <w:r w:rsidRPr="00110171">
        <w:rPr>
          <w:rFonts w:ascii="Mulish" w:hAnsi="Mulish" w:cs="Arial"/>
          <w:color w:val="000000"/>
          <w:sz w:val="20"/>
          <w:szCs w:val="20"/>
        </w:rPr>
        <w:t xml:space="preserve">Identify, and convey to </w:t>
      </w:r>
      <w:r w:rsidRPr="00110171">
        <w:rPr>
          <w:rFonts w:ascii="Mulish" w:hAnsi="Mulish" w:cs="Arial"/>
          <w:b/>
          <w:sz w:val="20"/>
          <w:szCs w:val="20"/>
        </w:rPr>
        <w:t>“Client”,</w:t>
      </w:r>
      <w:r w:rsidRPr="00110171">
        <w:rPr>
          <w:rFonts w:ascii="Mulish" w:hAnsi="Mulish" w:cs="Arial"/>
          <w:sz w:val="20"/>
          <w:szCs w:val="20"/>
        </w:rPr>
        <w:t xml:space="preserve"> </w:t>
      </w:r>
      <w:r w:rsidRPr="00110171">
        <w:rPr>
          <w:rFonts w:ascii="Mulish" w:hAnsi="Mulish" w:cs="Arial"/>
          <w:color w:val="000000"/>
          <w:sz w:val="20"/>
          <w:szCs w:val="20"/>
        </w:rPr>
        <w:t xml:space="preserve">specific requirements, constraints and preferences of </w:t>
      </w:r>
      <w:r w:rsidR="003D1289">
        <w:rPr>
          <w:rFonts w:ascii="Mulish" w:hAnsi="Mulish" w:cs="Arial"/>
          <w:color w:val="000000"/>
          <w:sz w:val="20"/>
          <w:szCs w:val="20"/>
        </w:rPr>
        <w:t>c</w:t>
      </w:r>
      <w:r w:rsidRPr="00110171">
        <w:rPr>
          <w:rFonts w:ascii="Mulish" w:hAnsi="Mulish" w:cs="Arial"/>
          <w:color w:val="000000"/>
          <w:sz w:val="20"/>
          <w:szCs w:val="20"/>
        </w:rPr>
        <w:t xml:space="preserve">andidates; </w:t>
      </w:r>
    </w:p>
    <w:p w14:paraId="6E18AF30" w14:textId="77777777" w:rsidR="00E752FF" w:rsidRPr="00E752FF" w:rsidRDefault="00E752FF" w:rsidP="00E752FF">
      <w:pPr>
        <w:pStyle w:val="ListParagraph"/>
        <w:numPr>
          <w:ilvl w:val="0"/>
          <w:numId w:val="4"/>
        </w:numPr>
        <w:jc w:val="both"/>
        <w:rPr>
          <w:rFonts w:ascii="Mulish" w:hAnsi="Mulish" w:cs="Arial"/>
          <w:color w:val="000000"/>
          <w:sz w:val="20"/>
          <w:szCs w:val="20"/>
        </w:rPr>
      </w:pPr>
      <w:r w:rsidRPr="00E752FF">
        <w:rPr>
          <w:rFonts w:ascii="Mulish" w:hAnsi="Mulish" w:cs="Arial"/>
          <w:color w:val="000000"/>
          <w:sz w:val="20"/>
          <w:szCs w:val="20"/>
        </w:rPr>
        <w:lastRenderedPageBreak/>
        <w:t xml:space="preserve">Stay engaged with the candidate on behalf of the </w:t>
      </w:r>
      <w:r w:rsidRPr="00E752FF">
        <w:rPr>
          <w:rFonts w:ascii="Mulish" w:hAnsi="Mulish" w:cs="Arial"/>
          <w:b/>
          <w:sz w:val="20"/>
          <w:szCs w:val="20"/>
        </w:rPr>
        <w:t xml:space="preserve">“Client” </w:t>
      </w:r>
      <w:r w:rsidRPr="00E752FF">
        <w:rPr>
          <w:rFonts w:ascii="Mulish" w:hAnsi="Mulish" w:cs="Arial"/>
          <w:color w:val="000000"/>
          <w:sz w:val="20"/>
          <w:szCs w:val="20"/>
        </w:rPr>
        <w:t xml:space="preserve">and provide necessary follow-ups until the candidate, if selected by the </w:t>
      </w:r>
      <w:r w:rsidRPr="00E752FF">
        <w:rPr>
          <w:rFonts w:ascii="Mulish" w:hAnsi="Mulish" w:cs="Arial"/>
          <w:b/>
          <w:sz w:val="20"/>
          <w:szCs w:val="20"/>
        </w:rPr>
        <w:t>“Client”</w:t>
      </w:r>
      <w:r w:rsidRPr="00E752FF">
        <w:rPr>
          <w:rFonts w:ascii="Mulish" w:hAnsi="Mulish" w:cs="Arial"/>
          <w:color w:val="000000"/>
          <w:sz w:val="20"/>
          <w:szCs w:val="20"/>
        </w:rPr>
        <w:t xml:space="preserve">, enters into a written agreement with the </w:t>
      </w:r>
      <w:r w:rsidRPr="00E752FF">
        <w:rPr>
          <w:rFonts w:ascii="Mulish" w:hAnsi="Mulish" w:cs="Arial"/>
          <w:b/>
          <w:sz w:val="20"/>
          <w:szCs w:val="20"/>
        </w:rPr>
        <w:t>“Client”</w:t>
      </w:r>
      <w:r w:rsidRPr="00E752FF">
        <w:rPr>
          <w:rFonts w:ascii="Mulish" w:hAnsi="Mulish" w:cs="Arial"/>
          <w:color w:val="000000"/>
          <w:sz w:val="20"/>
          <w:szCs w:val="20"/>
        </w:rPr>
        <w:t>.</w:t>
      </w:r>
    </w:p>
    <w:p w14:paraId="11280A27" w14:textId="77777777" w:rsidR="00791F47" w:rsidRPr="00DC7736" w:rsidRDefault="00791F47" w:rsidP="00DC7736">
      <w:pPr>
        <w:jc w:val="both"/>
        <w:rPr>
          <w:rFonts w:ascii="Mulish" w:hAnsi="Mulish" w:cs="Arial"/>
          <w:color w:val="000000"/>
          <w:sz w:val="20"/>
          <w:szCs w:val="20"/>
        </w:rPr>
      </w:pPr>
    </w:p>
    <w:p w14:paraId="7B82F0F7" w14:textId="78B45D37" w:rsidR="00503476" w:rsidRDefault="00791F47" w:rsidP="00791F47">
      <w:pPr>
        <w:pStyle w:val="ListParagraph"/>
        <w:numPr>
          <w:ilvl w:val="0"/>
          <w:numId w:val="3"/>
        </w:numPr>
        <w:spacing w:line="276" w:lineRule="auto"/>
        <w:jc w:val="both"/>
        <w:rPr>
          <w:rFonts w:ascii="Mulish" w:hAnsi="Mulish" w:cs="Arial"/>
          <w:color w:val="000000"/>
          <w:sz w:val="20"/>
          <w:szCs w:val="20"/>
        </w:rPr>
      </w:pPr>
      <w:r w:rsidRPr="00791F47">
        <w:rPr>
          <w:rFonts w:ascii="Mulish" w:hAnsi="Mulish" w:cs="Arial"/>
          <w:color w:val="000000"/>
          <w:sz w:val="20"/>
          <w:szCs w:val="20"/>
        </w:rPr>
        <w:t>Any resume or candidate approached directly by the ‘</w:t>
      </w:r>
      <w:r w:rsidRPr="00110171">
        <w:rPr>
          <w:rFonts w:ascii="Mulish" w:hAnsi="Mulish" w:cs="Arial"/>
          <w:b/>
          <w:sz w:val="20"/>
          <w:szCs w:val="20"/>
        </w:rPr>
        <w:t xml:space="preserve">“Client” </w:t>
      </w:r>
      <w:r w:rsidRPr="00791F47">
        <w:rPr>
          <w:rFonts w:ascii="Mulish" w:hAnsi="Mulish" w:cs="Arial"/>
          <w:color w:val="000000"/>
          <w:sz w:val="20"/>
          <w:szCs w:val="20"/>
        </w:rPr>
        <w:t xml:space="preserve">will be recorded in the </w:t>
      </w:r>
      <w:r w:rsidRPr="00110171">
        <w:rPr>
          <w:rFonts w:ascii="Mulish" w:hAnsi="Mulish" w:cs="Arial"/>
          <w:b/>
          <w:sz w:val="20"/>
          <w:szCs w:val="20"/>
        </w:rPr>
        <w:t>“Client</w:t>
      </w:r>
      <w:r>
        <w:rPr>
          <w:rFonts w:ascii="Mulish" w:hAnsi="Mulish" w:cs="Arial"/>
          <w:b/>
          <w:sz w:val="20"/>
          <w:szCs w:val="20"/>
        </w:rPr>
        <w:t>’s</w:t>
      </w:r>
      <w:r w:rsidRPr="00110171">
        <w:rPr>
          <w:rFonts w:ascii="Mulish" w:hAnsi="Mulish" w:cs="Arial"/>
          <w:b/>
          <w:sz w:val="20"/>
          <w:szCs w:val="20"/>
        </w:rPr>
        <w:t xml:space="preserve">” </w:t>
      </w:r>
      <w:r w:rsidRPr="00791F47">
        <w:rPr>
          <w:rFonts w:ascii="Mulish" w:hAnsi="Mulish" w:cs="Arial"/>
          <w:color w:val="000000"/>
          <w:sz w:val="20"/>
          <w:szCs w:val="20"/>
        </w:rPr>
        <w:t xml:space="preserve">active recruitment database as valid for six months from the date of initial contact. Thereafter, if the same resume or candidate is submitted by the </w:t>
      </w:r>
      <w:r w:rsidRPr="0084565A">
        <w:rPr>
          <w:rFonts w:ascii="Mulish" w:hAnsi="Mulish"/>
          <w:b/>
          <w:bCs/>
          <w:sz w:val="20"/>
          <w:szCs w:val="20"/>
          <w:lang w:val="en-IN"/>
        </w:rPr>
        <w:t>“Service</w:t>
      </w:r>
      <w:r w:rsidRPr="0084565A">
        <w:rPr>
          <w:rFonts w:ascii="Mulish" w:hAnsi="Mulish"/>
          <w:sz w:val="20"/>
          <w:szCs w:val="20"/>
          <w:lang w:val="en-IN"/>
        </w:rPr>
        <w:t xml:space="preserve"> </w:t>
      </w:r>
      <w:r w:rsidRPr="0084565A">
        <w:rPr>
          <w:rFonts w:ascii="Mulish" w:hAnsi="Mulish"/>
          <w:b/>
          <w:bCs/>
          <w:sz w:val="20"/>
          <w:szCs w:val="20"/>
          <w:lang w:val="en-IN"/>
        </w:rPr>
        <w:t>Provider</w:t>
      </w:r>
      <w:r w:rsidRPr="0084565A">
        <w:rPr>
          <w:rFonts w:ascii="Mulish" w:hAnsi="Mulish"/>
          <w:sz w:val="20"/>
          <w:szCs w:val="20"/>
          <w:lang w:val="en-IN"/>
        </w:rPr>
        <w:t>”</w:t>
      </w:r>
      <w:r>
        <w:rPr>
          <w:rFonts w:ascii="Mulish" w:hAnsi="Mulish"/>
          <w:sz w:val="20"/>
          <w:szCs w:val="20"/>
          <w:lang w:val="en-IN"/>
        </w:rPr>
        <w:t xml:space="preserve">, </w:t>
      </w:r>
      <w:r w:rsidRPr="00791F47">
        <w:rPr>
          <w:rFonts w:ascii="Mulish" w:hAnsi="Mulish" w:cs="Arial"/>
          <w:color w:val="000000"/>
          <w:sz w:val="20"/>
          <w:szCs w:val="20"/>
        </w:rPr>
        <w:t xml:space="preserve">it will be considered a submission by the </w:t>
      </w:r>
      <w:r w:rsidRPr="0084565A">
        <w:rPr>
          <w:rFonts w:ascii="Mulish" w:hAnsi="Mulish"/>
          <w:b/>
          <w:bCs/>
          <w:sz w:val="20"/>
          <w:szCs w:val="20"/>
          <w:lang w:val="en-IN"/>
        </w:rPr>
        <w:t>“Service</w:t>
      </w:r>
      <w:r w:rsidRPr="0084565A">
        <w:rPr>
          <w:rFonts w:ascii="Mulish" w:hAnsi="Mulish"/>
          <w:sz w:val="20"/>
          <w:szCs w:val="20"/>
          <w:lang w:val="en-IN"/>
        </w:rPr>
        <w:t xml:space="preserve"> </w:t>
      </w:r>
      <w:r w:rsidRPr="0084565A">
        <w:rPr>
          <w:rFonts w:ascii="Mulish" w:hAnsi="Mulish"/>
          <w:b/>
          <w:bCs/>
          <w:sz w:val="20"/>
          <w:szCs w:val="20"/>
          <w:lang w:val="en-IN"/>
        </w:rPr>
        <w:t>Provider</w:t>
      </w:r>
      <w:r w:rsidRPr="0084565A">
        <w:rPr>
          <w:rFonts w:ascii="Mulish" w:hAnsi="Mulish"/>
          <w:sz w:val="20"/>
          <w:szCs w:val="20"/>
          <w:lang w:val="en-IN"/>
        </w:rPr>
        <w:t>”</w:t>
      </w:r>
      <w:r w:rsidRPr="00791F47">
        <w:rPr>
          <w:rFonts w:ascii="Mulish" w:hAnsi="Mulish" w:cs="Arial"/>
          <w:color w:val="000000"/>
          <w:sz w:val="20"/>
          <w:szCs w:val="20"/>
        </w:rPr>
        <w:t>, and due credit will be accorded in accordance with the terms of this agreement</w:t>
      </w:r>
      <w:r>
        <w:rPr>
          <w:rFonts w:ascii="Mulish" w:hAnsi="Mulish" w:cs="Arial"/>
          <w:color w:val="000000"/>
          <w:sz w:val="20"/>
          <w:szCs w:val="20"/>
        </w:rPr>
        <w:t>.</w:t>
      </w:r>
    </w:p>
    <w:p w14:paraId="1B6B0C77" w14:textId="77777777" w:rsidR="00791F47" w:rsidRPr="00791F47" w:rsidRDefault="00791F47" w:rsidP="00791F47">
      <w:pPr>
        <w:pStyle w:val="ListParagraph"/>
        <w:rPr>
          <w:rFonts w:ascii="Mulish" w:hAnsi="Mulish" w:cs="Arial"/>
          <w:color w:val="000000"/>
          <w:sz w:val="20"/>
          <w:szCs w:val="20"/>
          <w:lang w:eastAsia="en-IN"/>
        </w:rPr>
      </w:pPr>
    </w:p>
    <w:p w14:paraId="211475AA" w14:textId="74E98D3C" w:rsidR="0084565A" w:rsidRDefault="0084565A" w:rsidP="0084565A">
      <w:pPr>
        <w:pStyle w:val="ListParagraph"/>
        <w:numPr>
          <w:ilvl w:val="0"/>
          <w:numId w:val="3"/>
        </w:numPr>
        <w:rPr>
          <w:rFonts w:ascii="Mulish" w:hAnsi="Mulish" w:cs="Arial"/>
          <w:color w:val="000000"/>
          <w:sz w:val="20"/>
          <w:szCs w:val="20"/>
          <w:lang w:eastAsia="en-IN"/>
        </w:rPr>
      </w:pPr>
      <w:r w:rsidRPr="0084565A">
        <w:rPr>
          <w:rFonts w:ascii="Mulish" w:hAnsi="Mulish"/>
          <w:sz w:val="20"/>
          <w:szCs w:val="20"/>
        </w:rPr>
        <w:t xml:space="preserve">In the event that a candidate placed by </w:t>
      </w:r>
      <w:r w:rsidRPr="0084565A">
        <w:rPr>
          <w:rFonts w:ascii="Mulish" w:hAnsi="Mulish"/>
          <w:b/>
          <w:bCs/>
          <w:sz w:val="20"/>
          <w:szCs w:val="20"/>
          <w:lang w:val="en-IN"/>
        </w:rPr>
        <w:t>“Service</w:t>
      </w:r>
      <w:r w:rsidRPr="0084565A">
        <w:rPr>
          <w:rFonts w:ascii="Mulish" w:hAnsi="Mulish"/>
          <w:sz w:val="20"/>
          <w:szCs w:val="20"/>
          <w:lang w:val="en-IN"/>
        </w:rPr>
        <w:t xml:space="preserve"> </w:t>
      </w:r>
      <w:r w:rsidRPr="0084565A">
        <w:rPr>
          <w:rFonts w:ascii="Mulish" w:hAnsi="Mulish"/>
          <w:b/>
          <w:bCs/>
          <w:sz w:val="20"/>
          <w:szCs w:val="20"/>
          <w:lang w:val="en-IN"/>
        </w:rPr>
        <w:t>Provider</w:t>
      </w:r>
      <w:r w:rsidRPr="0084565A">
        <w:rPr>
          <w:rFonts w:ascii="Mulish" w:hAnsi="Mulish"/>
          <w:sz w:val="20"/>
          <w:szCs w:val="20"/>
          <w:lang w:val="en-IN"/>
        </w:rPr>
        <w:t>”</w:t>
      </w:r>
      <w:r w:rsidRPr="0084565A">
        <w:rPr>
          <w:rFonts w:ascii="Mulish" w:hAnsi="Mulish"/>
          <w:sz w:val="20"/>
          <w:szCs w:val="20"/>
        </w:rPr>
        <w:t xml:space="preserve"> resigns within </w:t>
      </w:r>
      <w:r w:rsidR="00F62C20">
        <w:rPr>
          <w:rFonts w:ascii="Mulish" w:hAnsi="Mulish"/>
          <w:sz w:val="20"/>
          <w:szCs w:val="20"/>
        </w:rPr>
        <w:t>60/</w:t>
      </w:r>
      <w:r w:rsidRPr="0084565A">
        <w:rPr>
          <w:rFonts w:ascii="Mulish" w:hAnsi="Mulish"/>
          <w:sz w:val="20"/>
          <w:szCs w:val="20"/>
        </w:rPr>
        <w:t>90</w:t>
      </w:r>
      <w:r w:rsidR="007731EA">
        <w:rPr>
          <w:rFonts w:ascii="Mulish" w:hAnsi="Mulish"/>
          <w:sz w:val="20"/>
          <w:szCs w:val="20"/>
        </w:rPr>
        <w:t xml:space="preserve"> </w:t>
      </w:r>
      <w:r w:rsidRPr="0084565A">
        <w:rPr>
          <w:rFonts w:ascii="Mulish" w:hAnsi="Mulish"/>
          <w:sz w:val="20"/>
          <w:szCs w:val="20"/>
        </w:rPr>
        <w:t xml:space="preserve">days </w:t>
      </w:r>
      <w:r w:rsidR="00F62C20">
        <w:rPr>
          <w:rFonts w:ascii="Mulish" w:hAnsi="Mulish"/>
          <w:sz w:val="20"/>
          <w:szCs w:val="20"/>
        </w:rPr>
        <w:t>(</w:t>
      </w:r>
      <w:r w:rsidR="00F62C20" w:rsidRPr="00F62C20">
        <w:rPr>
          <w:rFonts w:ascii="Mulish" w:hAnsi="Mulish"/>
          <w:sz w:val="20"/>
          <w:szCs w:val="20"/>
        </w:rPr>
        <w:t>as defined in Annexure A)</w:t>
      </w:r>
      <w:r w:rsidR="00F62C20">
        <w:rPr>
          <w:rFonts w:ascii="Mulish" w:hAnsi="Mulish"/>
          <w:sz w:val="20"/>
          <w:szCs w:val="20"/>
        </w:rPr>
        <w:t xml:space="preserve"> </w:t>
      </w:r>
      <w:r w:rsidRPr="0084565A">
        <w:rPr>
          <w:rFonts w:ascii="Mulish" w:hAnsi="Mulish"/>
          <w:sz w:val="20"/>
          <w:szCs w:val="20"/>
        </w:rPr>
        <w:t xml:space="preserve">from the date of joining, </w:t>
      </w:r>
      <w:r w:rsidRPr="0084565A">
        <w:rPr>
          <w:rFonts w:ascii="Mulish" w:hAnsi="Mulish"/>
          <w:b/>
          <w:bCs/>
          <w:sz w:val="20"/>
          <w:szCs w:val="20"/>
          <w:lang w:val="en-IN"/>
        </w:rPr>
        <w:t>“Service</w:t>
      </w:r>
      <w:r w:rsidRPr="0084565A">
        <w:rPr>
          <w:rFonts w:ascii="Mulish" w:hAnsi="Mulish"/>
          <w:sz w:val="20"/>
          <w:szCs w:val="20"/>
          <w:lang w:val="en-IN"/>
        </w:rPr>
        <w:t xml:space="preserve"> </w:t>
      </w:r>
      <w:r w:rsidRPr="0084565A">
        <w:rPr>
          <w:rFonts w:ascii="Mulish" w:hAnsi="Mulish"/>
          <w:b/>
          <w:bCs/>
          <w:sz w:val="20"/>
          <w:szCs w:val="20"/>
          <w:lang w:val="en-IN"/>
        </w:rPr>
        <w:t>Provider</w:t>
      </w:r>
      <w:r w:rsidRPr="0084565A">
        <w:rPr>
          <w:rFonts w:ascii="Mulish" w:hAnsi="Mulish"/>
          <w:sz w:val="20"/>
          <w:szCs w:val="20"/>
          <w:lang w:val="en-IN"/>
        </w:rPr>
        <w:t>”</w:t>
      </w:r>
      <w:r w:rsidRPr="0084565A">
        <w:rPr>
          <w:rFonts w:ascii="Mulish" w:hAnsi="Mulish"/>
          <w:sz w:val="20"/>
          <w:szCs w:val="20"/>
        </w:rPr>
        <w:t xml:space="preserve"> shall provide a free replacement. The replacement shall be for the same role or for any other </w:t>
      </w:r>
      <w:r w:rsidR="007F5F9D">
        <w:rPr>
          <w:rFonts w:ascii="Mulish" w:hAnsi="Mulish"/>
          <w:sz w:val="20"/>
          <w:szCs w:val="20"/>
        </w:rPr>
        <w:t xml:space="preserve">similar </w:t>
      </w:r>
      <w:r w:rsidRPr="0084565A">
        <w:rPr>
          <w:rFonts w:ascii="Mulish" w:hAnsi="Mulish"/>
          <w:sz w:val="20"/>
          <w:szCs w:val="20"/>
        </w:rPr>
        <w:t xml:space="preserve">role mutually agreed upon as per the </w:t>
      </w:r>
      <w:r w:rsidRPr="0084565A">
        <w:rPr>
          <w:rFonts w:ascii="Mulish" w:hAnsi="Mulish" w:cs="Arial"/>
          <w:b/>
          <w:color w:val="000000"/>
          <w:sz w:val="20"/>
          <w:szCs w:val="20"/>
          <w:lang w:eastAsia="en-IN"/>
        </w:rPr>
        <w:t xml:space="preserve">“Client” </w:t>
      </w:r>
      <w:r w:rsidRPr="0084565A">
        <w:rPr>
          <w:rFonts w:ascii="Mulish" w:hAnsi="Mulish"/>
          <w:sz w:val="20"/>
          <w:szCs w:val="20"/>
        </w:rPr>
        <w:t xml:space="preserve">requirement, provided that the replacement position is of equivalent level and compensation range. </w:t>
      </w:r>
      <w:r w:rsidRPr="0084565A">
        <w:rPr>
          <w:rFonts w:ascii="Mulish" w:hAnsi="Mulish" w:cs="Arial"/>
          <w:color w:val="000000"/>
          <w:sz w:val="20"/>
          <w:szCs w:val="20"/>
          <w:lang w:eastAsia="en-IN"/>
        </w:rPr>
        <w:t xml:space="preserve">Replacement is mandatory, and no refunds will be applicable in the event the </w:t>
      </w:r>
      <w:r w:rsidRPr="0084565A">
        <w:rPr>
          <w:rFonts w:ascii="Mulish" w:hAnsi="Mulish" w:cs="Arial"/>
          <w:b/>
          <w:color w:val="000000"/>
          <w:sz w:val="20"/>
          <w:szCs w:val="20"/>
          <w:lang w:eastAsia="en-IN"/>
        </w:rPr>
        <w:t xml:space="preserve">“Client” </w:t>
      </w:r>
      <w:r w:rsidRPr="0084565A">
        <w:rPr>
          <w:rFonts w:ascii="Mulish" w:hAnsi="Mulish" w:cs="Arial"/>
          <w:color w:val="000000"/>
          <w:sz w:val="20"/>
          <w:szCs w:val="20"/>
          <w:lang w:eastAsia="en-IN"/>
        </w:rPr>
        <w:t xml:space="preserve">chooses not to avail the replacement option offered by the </w:t>
      </w:r>
      <w:r w:rsidRPr="0084565A">
        <w:rPr>
          <w:rFonts w:ascii="Mulish" w:hAnsi="Mulish" w:cs="Arial"/>
          <w:b/>
          <w:color w:val="000000"/>
          <w:sz w:val="20"/>
          <w:szCs w:val="20"/>
          <w:lang w:val="en-IN"/>
        </w:rPr>
        <w:t>“Service</w:t>
      </w:r>
      <w:r w:rsidRPr="0084565A">
        <w:rPr>
          <w:rFonts w:ascii="Mulish" w:hAnsi="Mulish" w:cs="Arial"/>
          <w:b/>
          <w:bCs/>
          <w:color w:val="000000"/>
          <w:sz w:val="20"/>
          <w:szCs w:val="20"/>
          <w:lang w:val="en-IN"/>
        </w:rPr>
        <w:t xml:space="preserve"> Provider”</w:t>
      </w:r>
      <w:r w:rsidRPr="0084565A">
        <w:rPr>
          <w:rFonts w:ascii="Mulish" w:hAnsi="Mulish" w:cs="Arial"/>
          <w:color w:val="000000"/>
          <w:sz w:val="20"/>
          <w:szCs w:val="20"/>
          <w:lang w:eastAsia="en-IN"/>
        </w:rPr>
        <w:t>.</w:t>
      </w:r>
      <w:r w:rsidRPr="00C93F1D">
        <w:t xml:space="preserve"> </w:t>
      </w:r>
      <w:r w:rsidRPr="0084565A">
        <w:rPr>
          <w:rFonts w:ascii="Mulish" w:hAnsi="Mulish" w:cs="Arial"/>
          <w:color w:val="000000"/>
          <w:sz w:val="20"/>
          <w:szCs w:val="20"/>
          <w:lang w:eastAsia="en-IN"/>
        </w:rPr>
        <w:t>The replacement obligation shall be limited to one instance per position.</w:t>
      </w:r>
    </w:p>
    <w:p w14:paraId="1927DE3E" w14:textId="77777777" w:rsidR="008A4D6F" w:rsidRPr="008A4D6F" w:rsidRDefault="008A4D6F" w:rsidP="008A4D6F">
      <w:pPr>
        <w:pStyle w:val="ListParagraph"/>
        <w:rPr>
          <w:rFonts w:ascii="Mulish" w:hAnsi="Mulish" w:cs="Arial"/>
          <w:color w:val="000000"/>
          <w:sz w:val="20"/>
          <w:szCs w:val="20"/>
          <w:lang w:eastAsia="en-IN"/>
        </w:rPr>
      </w:pPr>
    </w:p>
    <w:p w14:paraId="2D25AB42" w14:textId="551203D7" w:rsidR="008A4D6F" w:rsidRPr="0084565A" w:rsidRDefault="008A4D6F" w:rsidP="0084565A">
      <w:pPr>
        <w:pStyle w:val="ListParagraph"/>
        <w:numPr>
          <w:ilvl w:val="0"/>
          <w:numId w:val="3"/>
        </w:numPr>
        <w:rPr>
          <w:rFonts w:ascii="Mulish" w:hAnsi="Mulish" w:cs="Arial"/>
          <w:color w:val="000000"/>
          <w:sz w:val="20"/>
          <w:szCs w:val="20"/>
          <w:lang w:eastAsia="en-IN"/>
        </w:rPr>
      </w:pPr>
      <w:r w:rsidRPr="00C515EE">
        <w:rPr>
          <w:rFonts w:ascii="Mulish" w:hAnsi="Mulish"/>
          <w:sz w:val="20"/>
          <w:szCs w:val="20"/>
        </w:rPr>
        <w:t xml:space="preserve">In case the replaced candidate is placed at a higher </w:t>
      </w:r>
      <w:r w:rsidR="004B4DFD">
        <w:rPr>
          <w:rFonts w:ascii="Mulish" w:hAnsi="Mulish"/>
          <w:sz w:val="20"/>
          <w:szCs w:val="20"/>
        </w:rPr>
        <w:t>CTC</w:t>
      </w:r>
      <w:r w:rsidRPr="00C515EE">
        <w:rPr>
          <w:rFonts w:ascii="Mulish" w:hAnsi="Mulish"/>
          <w:sz w:val="20"/>
          <w:szCs w:val="20"/>
        </w:rPr>
        <w:t xml:space="preserve">, an invoice for the difference in amounts will be raised which needs to be </w:t>
      </w:r>
      <w:r>
        <w:rPr>
          <w:rFonts w:ascii="Mulish" w:hAnsi="Mulish"/>
          <w:sz w:val="20"/>
          <w:szCs w:val="20"/>
        </w:rPr>
        <w:t xml:space="preserve">paid </w:t>
      </w:r>
      <w:r w:rsidRPr="00C515EE">
        <w:rPr>
          <w:rFonts w:ascii="Mulish" w:hAnsi="Mulish"/>
          <w:sz w:val="20"/>
          <w:szCs w:val="20"/>
        </w:rPr>
        <w:t xml:space="preserve">within 30 working days from the date of joining </w:t>
      </w:r>
      <w:r w:rsidR="00356A5E">
        <w:rPr>
          <w:rFonts w:ascii="Mulish" w:hAnsi="Mulish"/>
          <w:sz w:val="20"/>
          <w:szCs w:val="20"/>
        </w:rPr>
        <w:t xml:space="preserve">of </w:t>
      </w:r>
      <w:r w:rsidRPr="00C515EE">
        <w:rPr>
          <w:rFonts w:ascii="Mulish" w:hAnsi="Mulish"/>
          <w:sz w:val="20"/>
          <w:szCs w:val="20"/>
        </w:rPr>
        <w:t xml:space="preserve">the candidate. In case the replaced candidate has been selected at a lower </w:t>
      </w:r>
      <w:r w:rsidR="004B4DFD">
        <w:rPr>
          <w:rFonts w:ascii="Mulish" w:hAnsi="Mulish"/>
          <w:sz w:val="20"/>
          <w:szCs w:val="20"/>
        </w:rPr>
        <w:t>CTC</w:t>
      </w:r>
      <w:r w:rsidRPr="00C515EE">
        <w:rPr>
          <w:rFonts w:ascii="Mulish" w:hAnsi="Mulish"/>
          <w:sz w:val="20"/>
          <w:szCs w:val="20"/>
        </w:rPr>
        <w:t>, the difference in amount will be adjusted in the next corresponding invoice.</w:t>
      </w:r>
    </w:p>
    <w:p w14:paraId="49D030E2" w14:textId="77777777" w:rsidR="0084565A" w:rsidRPr="0084565A" w:rsidRDefault="0084565A" w:rsidP="0084565A">
      <w:pPr>
        <w:pStyle w:val="ListParagraph"/>
        <w:rPr>
          <w:rFonts w:ascii="Mulish" w:hAnsi="Mulish" w:cs="Arial"/>
          <w:sz w:val="20"/>
          <w:szCs w:val="20"/>
          <w:lang w:eastAsia="en-IN"/>
        </w:rPr>
      </w:pPr>
    </w:p>
    <w:p w14:paraId="44CB1DF6" w14:textId="77777777" w:rsidR="0084565A" w:rsidRPr="00E974A5" w:rsidRDefault="0084565A" w:rsidP="0084565A">
      <w:pPr>
        <w:pStyle w:val="ListParagraph"/>
        <w:numPr>
          <w:ilvl w:val="0"/>
          <w:numId w:val="3"/>
        </w:numPr>
        <w:spacing w:line="276" w:lineRule="auto"/>
        <w:jc w:val="both"/>
        <w:rPr>
          <w:rFonts w:ascii="Mulish" w:hAnsi="Mulish" w:cs="Arial"/>
          <w:sz w:val="20"/>
          <w:szCs w:val="20"/>
          <w:lang w:eastAsia="en-IN"/>
        </w:rPr>
      </w:pPr>
      <w:r w:rsidRPr="00E974A5">
        <w:rPr>
          <w:rFonts w:ascii="Mulish" w:hAnsi="Mulish" w:cs="Arial"/>
          <w:b/>
          <w:sz w:val="20"/>
          <w:szCs w:val="20"/>
          <w:lang w:val="en-IN"/>
        </w:rPr>
        <w:t>“Service</w:t>
      </w:r>
      <w:r w:rsidRPr="00E974A5">
        <w:rPr>
          <w:rFonts w:ascii="Mulish" w:hAnsi="Mulish" w:cs="Arial"/>
          <w:b/>
          <w:bCs/>
          <w:sz w:val="20"/>
          <w:szCs w:val="20"/>
          <w:lang w:val="en-IN"/>
        </w:rPr>
        <w:t xml:space="preserve"> Provider”</w:t>
      </w:r>
      <w:r w:rsidRPr="00E974A5">
        <w:rPr>
          <w:rFonts w:ascii="Mulish" w:hAnsi="Mulish" w:cs="Arial"/>
          <w:sz w:val="20"/>
          <w:szCs w:val="20"/>
          <w:lang w:eastAsia="en-IN"/>
        </w:rPr>
        <w:t xml:space="preserve"> will issue a credit note to the </w:t>
      </w:r>
      <w:r w:rsidRPr="00E974A5">
        <w:rPr>
          <w:rFonts w:ascii="Mulish" w:hAnsi="Mulish" w:cs="Arial"/>
          <w:b/>
          <w:sz w:val="20"/>
          <w:szCs w:val="20"/>
          <w:lang w:eastAsia="en-IN"/>
        </w:rPr>
        <w:t xml:space="preserve">“Client” </w:t>
      </w:r>
      <w:r w:rsidRPr="00E974A5">
        <w:rPr>
          <w:rFonts w:ascii="Mulish" w:hAnsi="Mulish" w:cs="Arial"/>
          <w:sz w:val="20"/>
          <w:szCs w:val="20"/>
          <w:lang w:eastAsia="en-IN"/>
        </w:rPr>
        <w:t xml:space="preserve">for the invoice paid, if </w:t>
      </w:r>
      <w:r w:rsidRPr="00E974A5">
        <w:rPr>
          <w:rFonts w:ascii="Mulish" w:hAnsi="Mulish" w:cs="Arial"/>
          <w:b/>
          <w:sz w:val="20"/>
          <w:szCs w:val="20"/>
          <w:lang w:val="en-IN"/>
        </w:rPr>
        <w:t>“Service</w:t>
      </w:r>
      <w:r w:rsidRPr="00E974A5">
        <w:rPr>
          <w:rFonts w:ascii="Mulish" w:hAnsi="Mulish" w:cs="Arial"/>
          <w:b/>
          <w:bCs/>
          <w:sz w:val="20"/>
          <w:szCs w:val="20"/>
          <w:lang w:val="en-IN"/>
        </w:rPr>
        <w:t xml:space="preserve"> Provider”</w:t>
      </w:r>
      <w:r w:rsidRPr="00E974A5">
        <w:rPr>
          <w:rFonts w:ascii="Mulish" w:hAnsi="Mulish" w:cs="Arial"/>
          <w:sz w:val="20"/>
          <w:szCs w:val="20"/>
          <w:lang w:eastAsia="en-IN"/>
        </w:rPr>
        <w:t xml:space="preserve"> fails to provide the suitable replacement as required by </w:t>
      </w:r>
      <w:r w:rsidRPr="00E974A5">
        <w:rPr>
          <w:rFonts w:ascii="Mulish" w:hAnsi="Mulish" w:cs="Arial"/>
          <w:b/>
          <w:sz w:val="20"/>
          <w:szCs w:val="20"/>
          <w:lang w:eastAsia="en-IN"/>
        </w:rPr>
        <w:t xml:space="preserve">“Client” </w:t>
      </w:r>
      <w:r w:rsidRPr="00E974A5">
        <w:rPr>
          <w:rFonts w:ascii="Mulish" w:hAnsi="Mulish" w:cs="Arial"/>
          <w:sz w:val="20"/>
          <w:szCs w:val="20"/>
          <w:lang w:eastAsia="en-IN"/>
        </w:rPr>
        <w:t xml:space="preserve">and to the satisfaction of </w:t>
      </w:r>
      <w:r w:rsidRPr="00E974A5">
        <w:rPr>
          <w:rFonts w:ascii="Mulish" w:hAnsi="Mulish" w:cs="Arial"/>
          <w:b/>
          <w:sz w:val="20"/>
          <w:szCs w:val="20"/>
          <w:lang w:eastAsia="en-IN"/>
        </w:rPr>
        <w:t xml:space="preserve">“Client” </w:t>
      </w:r>
      <w:r w:rsidRPr="00E974A5">
        <w:rPr>
          <w:rFonts w:ascii="Mulish" w:hAnsi="Mulish" w:cs="Arial"/>
          <w:sz w:val="20"/>
          <w:szCs w:val="20"/>
          <w:lang w:eastAsia="en-IN"/>
        </w:rPr>
        <w:t>within a period of 90 (ninety) days. Such credit Note shall be adjustable against any due invoice from the client against the service provider.</w:t>
      </w:r>
    </w:p>
    <w:p w14:paraId="5D81F2CA" w14:textId="77777777" w:rsidR="00D40C5C" w:rsidRPr="00110171" w:rsidRDefault="00D40C5C" w:rsidP="00D40C5C">
      <w:pPr>
        <w:pStyle w:val="ListParagraph"/>
        <w:jc w:val="both"/>
        <w:rPr>
          <w:rFonts w:ascii="Mulish" w:hAnsi="Mulish" w:cs="Arial"/>
          <w:color w:val="000000"/>
          <w:sz w:val="20"/>
          <w:szCs w:val="20"/>
        </w:rPr>
      </w:pPr>
    </w:p>
    <w:p w14:paraId="5D4C1462" w14:textId="6A035687" w:rsidR="00D40C5C" w:rsidRPr="00110171" w:rsidRDefault="00D40C5C" w:rsidP="00D40C5C">
      <w:pPr>
        <w:pStyle w:val="ListParagraph"/>
        <w:numPr>
          <w:ilvl w:val="0"/>
          <w:numId w:val="3"/>
        </w:numPr>
        <w:spacing w:line="276" w:lineRule="auto"/>
        <w:jc w:val="both"/>
        <w:rPr>
          <w:rFonts w:ascii="Mulish" w:hAnsi="Mulish" w:cs="Arial"/>
          <w:color w:val="000000"/>
          <w:sz w:val="20"/>
          <w:szCs w:val="20"/>
        </w:rPr>
      </w:pP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color w:val="000000"/>
          <w:sz w:val="20"/>
          <w:szCs w:val="20"/>
        </w:rPr>
        <w:t xml:space="preserve">will not be required to provide a replacement if the exit of a </w:t>
      </w:r>
      <w:r w:rsidR="003D1289">
        <w:rPr>
          <w:rFonts w:ascii="Mulish" w:hAnsi="Mulish" w:cs="Arial"/>
          <w:color w:val="000000"/>
          <w:sz w:val="20"/>
          <w:szCs w:val="20"/>
        </w:rPr>
        <w:t>c</w:t>
      </w:r>
      <w:r w:rsidRPr="00110171">
        <w:rPr>
          <w:rFonts w:ascii="Mulish" w:hAnsi="Mulish" w:cs="Arial"/>
          <w:color w:val="000000"/>
          <w:sz w:val="20"/>
          <w:szCs w:val="20"/>
        </w:rPr>
        <w:t xml:space="preserve">andidate has occurred due to: </w:t>
      </w:r>
    </w:p>
    <w:p w14:paraId="252C0721" w14:textId="251A3A95" w:rsidR="00A971CA" w:rsidRDefault="00A971CA" w:rsidP="00A971CA">
      <w:pPr>
        <w:pStyle w:val="ListParagraph"/>
        <w:numPr>
          <w:ilvl w:val="0"/>
          <w:numId w:val="5"/>
        </w:numPr>
        <w:spacing w:line="276" w:lineRule="auto"/>
        <w:jc w:val="both"/>
        <w:rPr>
          <w:rFonts w:ascii="Mulish" w:hAnsi="Mulish" w:cs="Arial"/>
          <w:color w:val="000000"/>
          <w:sz w:val="20"/>
          <w:szCs w:val="20"/>
        </w:rPr>
      </w:pPr>
      <w:r w:rsidRPr="00A971CA">
        <w:rPr>
          <w:rFonts w:ascii="Mulish" w:hAnsi="Mulish" w:cs="Arial"/>
          <w:color w:val="000000"/>
          <w:sz w:val="20"/>
          <w:szCs w:val="20"/>
        </w:rPr>
        <w:t>Adverse changes made by the Client to the offered salary, title/designation, role, or responsibilities of the Candidate at the time of joining or at any time during the service tenure until the replacement clause period expires</w:t>
      </w:r>
      <w:r>
        <w:rPr>
          <w:rFonts w:ascii="Mulish" w:hAnsi="Mulish" w:cs="Arial"/>
          <w:color w:val="000000"/>
          <w:sz w:val="20"/>
          <w:szCs w:val="20"/>
        </w:rPr>
        <w:t>.</w:t>
      </w:r>
    </w:p>
    <w:p w14:paraId="66D98156" w14:textId="02EE4313" w:rsidR="00D40C5C" w:rsidRPr="00110171" w:rsidRDefault="00D40C5C" w:rsidP="005A5F86">
      <w:pPr>
        <w:pStyle w:val="ListParagraph"/>
        <w:numPr>
          <w:ilvl w:val="0"/>
          <w:numId w:val="5"/>
        </w:numPr>
        <w:spacing w:line="276" w:lineRule="auto"/>
        <w:jc w:val="both"/>
        <w:rPr>
          <w:rFonts w:ascii="Mulish" w:hAnsi="Mulish" w:cs="Arial"/>
          <w:color w:val="000000"/>
          <w:sz w:val="20"/>
          <w:szCs w:val="20"/>
        </w:rPr>
      </w:pPr>
      <w:r w:rsidRPr="00110171">
        <w:rPr>
          <w:rFonts w:ascii="Mulish" w:hAnsi="Mulish" w:cs="Arial"/>
          <w:color w:val="000000"/>
          <w:sz w:val="20"/>
          <w:szCs w:val="20"/>
        </w:rPr>
        <w:t xml:space="preserve">Any merger or acquisition of </w:t>
      </w:r>
      <w:r w:rsidRPr="00110171">
        <w:rPr>
          <w:rFonts w:ascii="Mulish" w:hAnsi="Mulish" w:cs="Arial"/>
          <w:b/>
          <w:sz w:val="20"/>
          <w:szCs w:val="20"/>
        </w:rPr>
        <w:t>“Client”</w:t>
      </w:r>
      <w:r w:rsidR="005A5F86">
        <w:rPr>
          <w:rFonts w:ascii="Mulish" w:hAnsi="Mulish" w:cs="Arial"/>
          <w:b/>
          <w:sz w:val="20"/>
          <w:szCs w:val="20"/>
        </w:rPr>
        <w:t>.</w:t>
      </w:r>
    </w:p>
    <w:p w14:paraId="41439FED" w14:textId="77777777" w:rsidR="00D40C5C" w:rsidRPr="00110171" w:rsidRDefault="00D40C5C" w:rsidP="00D40C5C">
      <w:pPr>
        <w:pStyle w:val="ListParagraph"/>
        <w:numPr>
          <w:ilvl w:val="0"/>
          <w:numId w:val="5"/>
        </w:numPr>
        <w:spacing w:line="276" w:lineRule="auto"/>
        <w:jc w:val="both"/>
        <w:rPr>
          <w:rFonts w:ascii="Mulish" w:hAnsi="Mulish" w:cs="Arial"/>
          <w:sz w:val="20"/>
          <w:szCs w:val="20"/>
        </w:rPr>
      </w:pPr>
      <w:r w:rsidRPr="00110171">
        <w:rPr>
          <w:rFonts w:ascii="Mulish" w:hAnsi="Mulish" w:cs="Arial"/>
          <w:color w:val="000000"/>
          <w:sz w:val="20"/>
          <w:szCs w:val="20"/>
        </w:rPr>
        <w:t xml:space="preserve">Termination of the employment of the candidate by </w:t>
      </w:r>
      <w:r w:rsidRPr="00110171">
        <w:rPr>
          <w:rFonts w:ascii="Mulish" w:hAnsi="Mulish" w:cs="Arial"/>
          <w:b/>
          <w:sz w:val="20"/>
          <w:szCs w:val="20"/>
        </w:rPr>
        <w:t>“Client”</w:t>
      </w:r>
    </w:p>
    <w:p w14:paraId="5A5B1F36" w14:textId="77777777" w:rsidR="00D40C5C" w:rsidRPr="00110171" w:rsidRDefault="00D40C5C" w:rsidP="00D40C5C">
      <w:pPr>
        <w:pStyle w:val="ListParagraph"/>
        <w:ind w:left="1080"/>
        <w:jc w:val="both"/>
        <w:rPr>
          <w:rFonts w:ascii="Mulish" w:hAnsi="Mulish" w:cs="Arial"/>
          <w:sz w:val="20"/>
          <w:szCs w:val="20"/>
        </w:rPr>
      </w:pPr>
    </w:p>
    <w:p w14:paraId="74C94BD5" w14:textId="3E8A11AA" w:rsidR="00D40C5C" w:rsidRPr="00110171" w:rsidRDefault="00D40C5C" w:rsidP="00D40C5C">
      <w:pPr>
        <w:pStyle w:val="ListParagraph"/>
        <w:numPr>
          <w:ilvl w:val="0"/>
          <w:numId w:val="3"/>
        </w:numPr>
        <w:spacing w:line="276" w:lineRule="auto"/>
        <w:jc w:val="both"/>
        <w:rPr>
          <w:rFonts w:ascii="Mulish" w:hAnsi="Mulish" w:cs="Arial"/>
          <w:sz w:val="20"/>
          <w:szCs w:val="20"/>
        </w:rPr>
      </w:pPr>
      <w:r w:rsidRPr="00110171">
        <w:rPr>
          <w:rFonts w:ascii="Mulish" w:hAnsi="Mulish" w:cs="Arial"/>
          <w:sz w:val="20"/>
          <w:szCs w:val="20"/>
        </w:rPr>
        <w:t xml:space="preserve">In the event that the candidate is accepted by the </w:t>
      </w:r>
      <w:r w:rsidRPr="00110171">
        <w:rPr>
          <w:rFonts w:ascii="Mulish" w:hAnsi="Mulish" w:cs="Arial"/>
          <w:b/>
          <w:sz w:val="20"/>
          <w:szCs w:val="20"/>
        </w:rPr>
        <w:t>“Client”,</w:t>
      </w:r>
      <w:r w:rsidRPr="00110171">
        <w:rPr>
          <w:rFonts w:ascii="Mulish" w:hAnsi="Mulish" w:cs="Arial"/>
          <w:sz w:val="20"/>
          <w:szCs w:val="20"/>
        </w:rPr>
        <w:t xml:space="preserve"> the </w:t>
      </w:r>
      <w:r w:rsidRPr="00110171">
        <w:rPr>
          <w:rFonts w:ascii="Mulish" w:hAnsi="Mulish" w:cs="Arial"/>
          <w:b/>
          <w:sz w:val="20"/>
          <w:szCs w:val="20"/>
        </w:rPr>
        <w:t xml:space="preserve">“Client” </w:t>
      </w:r>
      <w:r w:rsidRPr="00110171">
        <w:rPr>
          <w:rFonts w:ascii="Mulish" w:hAnsi="Mulish" w:cs="Arial"/>
          <w:sz w:val="20"/>
          <w:szCs w:val="20"/>
        </w:rPr>
        <w:t xml:space="preserve">is requested to notify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sz w:val="20"/>
          <w:szCs w:val="20"/>
        </w:rPr>
        <w:t>and provide details regarding the remuneration and the joining date of the candidate</w:t>
      </w:r>
      <w:r w:rsidR="00EB15E8">
        <w:rPr>
          <w:rFonts w:ascii="Mulish" w:hAnsi="Mulish" w:cs="Arial"/>
          <w:sz w:val="20"/>
          <w:szCs w:val="20"/>
        </w:rPr>
        <w:t xml:space="preserve"> </w:t>
      </w:r>
      <w:r w:rsidR="00EC652A">
        <w:rPr>
          <w:rFonts w:ascii="Mulish" w:hAnsi="Mulish" w:cs="Arial"/>
          <w:sz w:val="20"/>
          <w:szCs w:val="20"/>
        </w:rPr>
        <w:t xml:space="preserve">along with any other requisite information or process for billing </w:t>
      </w:r>
      <w:r w:rsidR="00EB15E8">
        <w:rPr>
          <w:rFonts w:ascii="Mulish" w:hAnsi="Mulish" w:cs="Arial"/>
          <w:sz w:val="20"/>
          <w:szCs w:val="20"/>
        </w:rPr>
        <w:t xml:space="preserve">as soon as the candidates joins the </w:t>
      </w:r>
      <w:r w:rsidR="00EB15E8" w:rsidRPr="00110171">
        <w:rPr>
          <w:rFonts w:ascii="Mulish" w:hAnsi="Mulish" w:cs="Arial"/>
          <w:b/>
          <w:sz w:val="20"/>
          <w:szCs w:val="20"/>
        </w:rPr>
        <w:t>“Client”</w:t>
      </w:r>
      <w:r w:rsidRPr="00110171">
        <w:rPr>
          <w:rFonts w:ascii="Mulish" w:hAnsi="Mulish" w:cs="Arial"/>
          <w:sz w:val="20"/>
          <w:szCs w:val="20"/>
        </w:rPr>
        <w:t xml:space="preserve">. </w:t>
      </w:r>
      <w:r w:rsidRPr="00110171">
        <w:rPr>
          <w:rFonts w:ascii="Mulish" w:hAnsi="Mulish" w:cs="Arial"/>
          <w:color w:val="000000"/>
          <w:sz w:val="20"/>
          <w:szCs w:val="20"/>
          <w:lang w:val="en-IN"/>
        </w:rPr>
        <w:t>“</w:t>
      </w:r>
      <w:r w:rsidRPr="00EB15E8">
        <w:rPr>
          <w:rFonts w:ascii="Mulish" w:hAnsi="Mulish" w:cs="Arial"/>
          <w:b/>
          <w:bCs/>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sz w:val="20"/>
          <w:szCs w:val="20"/>
        </w:rPr>
        <w:t>on the receipt of these details shall raise an invoice</w:t>
      </w:r>
      <w:r w:rsidR="0016403F">
        <w:rPr>
          <w:rFonts w:ascii="Mulish" w:hAnsi="Mulish" w:cs="Arial"/>
          <w:sz w:val="20"/>
          <w:szCs w:val="20"/>
        </w:rPr>
        <w:t xml:space="preserve"> once the candidate joins the </w:t>
      </w:r>
      <w:r w:rsidR="00DC3759">
        <w:rPr>
          <w:rFonts w:ascii="Mulish" w:hAnsi="Mulish" w:cs="Arial"/>
          <w:sz w:val="20"/>
          <w:szCs w:val="20"/>
        </w:rPr>
        <w:t>organization</w:t>
      </w:r>
      <w:r w:rsidR="0016403F" w:rsidRPr="00110171">
        <w:rPr>
          <w:rFonts w:ascii="Mulish" w:hAnsi="Mulish" w:cs="Arial"/>
          <w:sz w:val="20"/>
          <w:szCs w:val="20"/>
        </w:rPr>
        <w:t>.</w:t>
      </w:r>
    </w:p>
    <w:p w14:paraId="696F15D3" w14:textId="77777777" w:rsidR="00D40C5C" w:rsidRPr="00110171" w:rsidRDefault="00D40C5C" w:rsidP="00D40C5C">
      <w:pPr>
        <w:pStyle w:val="ListParagraph"/>
        <w:jc w:val="both"/>
        <w:rPr>
          <w:rFonts w:ascii="Mulish" w:hAnsi="Mulish" w:cs="Arial"/>
          <w:sz w:val="20"/>
          <w:szCs w:val="20"/>
        </w:rPr>
      </w:pPr>
    </w:p>
    <w:p w14:paraId="0C8D28E5" w14:textId="12C9990C" w:rsidR="00D40C5C" w:rsidRDefault="00D40C5C" w:rsidP="00DC7736">
      <w:pPr>
        <w:pStyle w:val="ListParagraph"/>
        <w:spacing w:line="276" w:lineRule="auto"/>
        <w:jc w:val="both"/>
        <w:rPr>
          <w:ins w:id="0" w:author="Aftab Alam" w:date="2025-10-16T12:05:00Z" w16du:dateUtc="2025-10-16T06:35:00Z"/>
          <w:rFonts w:ascii="Mulish" w:hAnsi="Mulish" w:cs="Arial"/>
          <w:sz w:val="20"/>
          <w:szCs w:val="20"/>
        </w:rPr>
      </w:pPr>
      <w:r w:rsidRPr="00DC7736">
        <w:rPr>
          <w:rFonts w:ascii="Mulish" w:hAnsi="Mulish" w:cs="Arial"/>
          <w:sz w:val="20"/>
          <w:szCs w:val="20"/>
        </w:rPr>
        <w:t xml:space="preserve">The </w:t>
      </w:r>
      <w:r w:rsidRPr="00DC7736">
        <w:rPr>
          <w:rFonts w:ascii="Mulish" w:hAnsi="Mulish" w:cs="Arial"/>
          <w:b/>
          <w:sz w:val="20"/>
          <w:szCs w:val="20"/>
        </w:rPr>
        <w:t xml:space="preserve">“Client” </w:t>
      </w:r>
      <w:r w:rsidRPr="00DC7736">
        <w:rPr>
          <w:rFonts w:ascii="Mulish" w:hAnsi="Mulish" w:cs="Arial"/>
          <w:sz w:val="20"/>
          <w:szCs w:val="20"/>
        </w:rPr>
        <w:t xml:space="preserve">shall pay </w:t>
      </w:r>
      <w:r w:rsidRPr="00DC7736">
        <w:rPr>
          <w:rFonts w:ascii="Mulish" w:hAnsi="Mulish" w:cs="Arial"/>
          <w:b/>
          <w:color w:val="000000"/>
          <w:sz w:val="20"/>
          <w:szCs w:val="20"/>
          <w:lang w:val="en-IN"/>
        </w:rPr>
        <w:t>“Service</w:t>
      </w:r>
      <w:r w:rsidRPr="00DC7736">
        <w:rPr>
          <w:rFonts w:ascii="Mulish" w:hAnsi="Mulish" w:cs="Arial"/>
          <w:b/>
          <w:bCs/>
          <w:color w:val="000000"/>
          <w:sz w:val="20"/>
          <w:szCs w:val="20"/>
          <w:lang w:val="en-IN"/>
        </w:rPr>
        <w:t xml:space="preserve"> Provider” </w:t>
      </w:r>
      <w:r w:rsidRPr="00DC7736">
        <w:rPr>
          <w:rFonts w:ascii="Mulish" w:hAnsi="Mulish" w:cs="Arial"/>
          <w:sz w:val="20"/>
          <w:szCs w:val="20"/>
        </w:rPr>
        <w:t xml:space="preserve">for the services rendered by it within </w:t>
      </w:r>
      <w:r w:rsidR="00A453B7" w:rsidRPr="00DC7736">
        <w:rPr>
          <w:rFonts w:ascii="Mulish" w:hAnsi="Mulish" w:cs="Arial"/>
          <w:sz w:val="20"/>
          <w:szCs w:val="20"/>
        </w:rPr>
        <w:t>15</w:t>
      </w:r>
      <w:r w:rsidRPr="00DC7736">
        <w:rPr>
          <w:rFonts w:ascii="Mulish" w:hAnsi="Mulish" w:cs="Arial"/>
          <w:sz w:val="20"/>
          <w:szCs w:val="20"/>
        </w:rPr>
        <w:t xml:space="preserve"> days from the date of the invoice. The fee payable by the </w:t>
      </w:r>
      <w:r w:rsidRPr="00DC7736">
        <w:rPr>
          <w:rFonts w:ascii="Mulish" w:hAnsi="Mulish" w:cs="Arial"/>
          <w:b/>
          <w:sz w:val="20"/>
          <w:szCs w:val="20"/>
        </w:rPr>
        <w:t xml:space="preserve">“Client” </w:t>
      </w:r>
      <w:r w:rsidRPr="00DC7736">
        <w:rPr>
          <w:rFonts w:ascii="Mulish" w:hAnsi="Mulish" w:cs="Arial"/>
          <w:sz w:val="20"/>
          <w:szCs w:val="20"/>
        </w:rPr>
        <w:t>is calculated in accordance with total</w:t>
      </w:r>
      <w:r w:rsidR="00E2124E" w:rsidRPr="00DC7736">
        <w:rPr>
          <w:rFonts w:ascii="Mulish" w:hAnsi="Mulish" w:cs="Arial"/>
          <w:sz w:val="20"/>
          <w:szCs w:val="20"/>
        </w:rPr>
        <w:t xml:space="preserve"> </w:t>
      </w:r>
      <w:r w:rsidR="00110171" w:rsidRPr="00DC7736">
        <w:rPr>
          <w:rFonts w:ascii="Mulish" w:hAnsi="Mulish" w:cs="Arial"/>
          <w:sz w:val="20"/>
          <w:szCs w:val="20"/>
        </w:rPr>
        <w:t xml:space="preserve">annual </w:t>
      </w:r>
      <w:r w:rsidRPr="00DC7736">
        <w:rPr>
          <w:rFonts w:ascii="Mulish" w:hAnsi="Mulish" w:cs="Arial"/>
          <w:b/>
          <w:sz w:val="20"/>
          <w:szCs w:val="20"/>
        </w:rPr>
        <w:t>“CTC”</w:t>
      </w:r>
      <w:r w:rsidRPr="00DC7736">
        <w:rPr>
          <w:rFonts w:ascii="Mulish" w:hAnsi="Mulish" w:cs="Arial"/>
          <w:sz w:val="20"/>
          <w:szCs w:val="20"/>
        </w:rPr>
        <w:t xml:space="preserve"> offered.</w:t>
      </w:r>
    </w:p>
    <w:p w14:paraId="52A8F180" w14:textId="77777777" w:rsidR="00DC7736" w:rsidRPr="00DC7736" w:rsidRDefault="00DC7736" w:rsidP="00DC7736">
      <w:pPr>
        <w:pStyle w:val="ListParagraph"/>
        <w:spacing w:line="276" w:lineRule="auto"/>
        <w:jc w:val="both"/>
        <w:rPr>
          <w:rFonts w:ascii="Mulish" w:hAnsi="Mulish" w:cs="Arial"/>
          <w:sz w:val="20"/>
          <w:szCs w:val="20"/>
        </w:rPr>
      </w:pPr>
    </w:p>
    <w:p w14:paraId="196D169A" w14:textId="067F03A5" w:rsidR="00D40C5C" w:rsidRDefault="00D40C5C" w:rsidP="00D40C5C">
      <w:pPr>
        <w:pStyle w:val="ListParagraph"/>
        <w:numPr>
          <w:ilvl w:val="0"/>
          <w:numId w:val="3"/>
        </w:numPr>
        <w:spacing w:before="120" w:after="120" w:line="276" w:lineRule="auto"/>
        <w:jc w:val="both"/>
        <w:rPr>
          <w:rFonts w:ascii="Mulish" w:hAnsi="Mulish" w:cs="Arial"/>
          <w:color w:val="000000"/>
          <w:sz w:val="20"/>
          <w:szCs w:val="20"/>
        </w:rPr>
      </w:pPr>
      <w:r w:rsidRPr="00110171">
        <w:rPr>
          <w:rFonts w:ascii="Mulish" w:hAnsi="Mulish" w:cs="Arial"/>
          <w:color w:val="000000"/>
          <w:sz w:val="20"/>
          <w:szCs w:val="20"/>
        </w:rPr>
        <w:t xml:space="preserve">A </w:t>
      </w:r>
      <w:r w:rsidR="003D1289">
        <w:rPr>
          <w:rFonts w:ascii="Mulish" w:hAnsi="Mulish" w:cs="Arial"/>
          <w:color w:val="000000"/>
          <w:sz w:val="20"/>
          <w:szCs w:val="20"/>
        </w:rPr>
        <w:t>c</w:t>
      </w:r>
      <w:r w:rsidRPr="00110171">
        <w:rPr>
          <w:rFonts w:ascii="Mulish" w:hAnsi="Mulish" w:cs="Arial"/>
          <w:color w:val="000000"/>
          <w:sz w:val="20"/>
          <w:szCs w:val="20"/>
        </w:rPr>
        <w:t xml:space="preserve">andidate introduced by the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color w:val="000000"/>
          <w:sz w:val="20"/>
          <w:szCs w:val="20"/>
        </w:rPr>
        <w:t xml:space="preserve">to the </w:t>
      </w:r>
      <w:r w:rsidR="003D1289">
        <w:rPr>
          <w:rFonts w:ascii="Mulish" w:hAnsi="Mulish" w:cs="Arial"/>
          <w:color w:val="000000"/>
          <w:sz w:val="20"/>
          <w:szCs w:val="20"/>
        </w:rPr>
        <w:t>c</w:t>
      </w:r>
      <w:r w:rsidRPr="00110171">
        <w:rPr>
          <w:rFonts w:ascii="Mulish" w:hAnsi="Mulish" w:cs="Arial"/>
          <w:color w:val="000000"/>
          <w:sz w:val="20"/>
          <w:szCs w:val="20"/>
        </w:rPr>
        <w:t xml:space="preserve">lient shall be recorded in </w:t>
      </w:r>
      <w:r w:rsidRPr="00110171">
        <w:rPr>
          <w:rFonts w:ascii="Mulish" w:hAnsi="Mulish" w:cs="Arial"/>
          <w:b/>
          <w:color w:val="000000"/>
          <w:sz w:val="20"/>
          <w:szCs w:val="20"/>
        </w:rPr>
        <w:t>“Client’s”</w:t>
      </w:r>
      <w:r w:rsidRPr="00110171">
        <w:rPr>
          <w:rFonts w:ascii="Mulish" w:hAnsi="Mulish" w:cs="Arial"/>
          <w:color w:val="000000"/>
          <w:sz w:val="20"/>
          <w:szCs w:val="20"/>
        </w:rPr>
        <w:t xml:space="preserve"> active recruitment database as a valid </w:t>
      </w:r>
      <w:r w:rsidR="003D1289">
        <w:rPr>
          <w:rFonts w:ascii="Mulish" w:hAnsi="Mulish" w:cs="Arial"/>
          <w:color w:val="000000"/>
          <w:sz w:val="20"/>
          <w:szCs w:val="20"/>
        </w:rPr>
        <w:t>s</w:t>
      </w:r>
      <w:r w:rsidRPr="00110171">
        <w:rPr>
          <w:rFonts w:ascii="Mulish" w:hAnsi="Mulish" w:cs="Arial"/>
          <w:color w:val="000000"/>
          <w:sz w:val="20"/>
          <w:szCs w:val="20"/>
        </w:rPr>
        <w:t xml:space="preserve">ervice </w:t>
      </w:r>
      <w:r w:rsidR="003D1289">
        <w:rPr>
          <w:rFonts w:ascii="Mulish" w:hAnsi="Mulish" w:cs="Arial"/>
          <w:color w:val="000000"/>
          <w:sz w:val="20"/>
          <w:szCs w:val="20"/>
        </w:rPr>
        <w:t>p</w:t>
      </w:r>
      <w:r w:rsidRPr="00110171">
        <w:rPr>
          <w:rFonts w:ascii="Mulish" w:hAnsi="Mulish" w:cs="Arial"/>
          <w:color w:val="000000"/>
          <w:sz w:val="20"/>
          <w:szCs w:val="20"/>
        </w:rPr>
        <w:t xml:space="preserve">rovider </w:t>
      </w:r>
      <w:r w:rsidR="003D1289">
        <w:rPr>
          <w:rFonts w:ascii="Mulish" w:hAnsi="Mulish" w:cs="Arial"/>
          <w:color w:val="000000"/>
          <w:sz w:val="20"/>
          <w:szCs w:val="20"/>
        </w:rPr>
        <w:t>c</w:t>
      </w:r>
      <w:r w:rsidRPr="00110171">
        <w:rPr>
          <w:rFonts w:ascii="Mulish" w:hAnsi="Mulish" w:cs="Arial"/>
          <w:color w:val="000000"/>
          <w:sz w:val="20"/>
          <w:szCs w:val="20"/>
        </w:rPr>
        <w:t xml:space="preserve">andidate for a period of </w:t>
      </w:r>
      <w:r w:rsidR="00C0340E">
        <w:rPr>
          <w:rFonts w:ascii="Mulish" w:hAnsi="Mulish" w:cs="Arial"/>
          <w:color w:val="000000"/>
          <w:sz w:val="20"/>
          <w:szCs w:val="20"/>
        </w:rPr>
        <w:t>six</w:t>
      </w:r>
      <w:r w:rsidRPr="00110171">
        <w:rPr>
          <w:rFonts w:ascii="Mulish" w:hAnsi="Mulish" w:cs="Arial"/>
          <w:color w:val="000000"/>
          <w:sz w:val="20"/>
          <w:szCs w:val="20"/>
        </w:rPr>
        <w:t xml:space="preserve"> (</w:t>
      </w:r>
      <w:r w:rsidR="00C0340E">
        <w:rPr>
          <w:rFonts w:ascii="Mulish" w:hAnsi="Mulish" w:cs="Arial"/>
          <w:color w:val="000000"/>
          <w:sz w:val="20"/>
          <w:szCs w:val="20"/>
        </w:rPr>
        <w:t>6</w:t>
      </w:r>
      <w:r w:rsidRPr="00110171">
        <w:rPr>
          <w:rFonts w:ascii="Mulish" w:hAnsi="Mulish" w:cs="Arial"/>
          <w:color w:val="000000"/>
          <w:sz w:val="20"/>
          <w:szCs w:val="20"/>
        </w:rPr>
        <w:t xml:space="preserve">) months from the date of </w:t>
      </w:r>
      <w:r w:rsidR="00904C44">
        <w:rPr>
          <w:rFonts w:ascii="Mulish" w:hAnsi="Mulish" w:cs="Arial"/>
          <w:color w:val="000000"/>
          <w:sz w:val="20"/>
          <w:szCs w:val="20"/>
        </w:rPr>
        <w:t>c</w:t>
      </w:r>
      <w:r w:rsidRPr="00110171">
        <w:rPr>
          <w:rFonts w:ascii="Mulish" w:hAnsi="Mulish" w:cs="Arial"/>
          <w:color w:val="000000"/>
          <w:sz w:val="20"/>
          <w:szCs w:val="20"/>
        </w:rPr>
        <w:t xml:space="preserve">lient receiving such </w:t>
      </w:r>
      <w:r w:rsidR="00904C44">
        <w:rPr>
          <w:rFonts w:ascii="Mulish" w:hAnsi="Mulish" w:cs="Arial"/>
          <w:color w:val="000000"/>
          <w:sz w:val="20"/>
          <w:szCs w:val="20"/>
        </w:rPr>
        <w:t>c</w:t>
      </w:r>
      <w:r w:rsidRPr="00110171">
        <w:rPr>
          <w:rFonts w:ascii="Mulish" w:hAnsi="Mulish" w:cs="Arial"/>
          <w:color w:val="000000"/>
          <w:sz w:val="20"/>
          <w:szCs w:val="20"/>
        </w:rPr>
        <w:t xml:space="preserve">andidate’s resume. During that period, if such </w:t>
      </w:r>
      <w:r w:rsidR="00904C44">
        <w:rPr>
          <w:rFonts w:ascii="Mulish" w:hAnsi="Mulish" w:cs="Arial"/>
          <w:color w:val="000000"/>
          <w:sz w:val="20"/>
          <w:szCs w:val="20"/>
        </w:rPr>
        <w:t>c</w:t>
      </w:r>
      <w:r w:rsidRPr="00110171">
        <w:rPr>
          <w:rFonts w:ascii="Mulish" w:hAnsi="Mulish" w:cs="Arial"/>
          <w:color w:val="000000"/>
          <w:sz w:val="20"/>
          <w:szCs w:val="20"/>
        </w:rPr>
        <w:t xml:space="preserve">andidate is hired by </w:t>
      </w:r>
      <w:r w:rsidR="00904C44">
        <w:rPr>
          <w:rFonts w:ascii="Mulish" w:hAnsi="Mulish" w:cs="Arial"/>
          <w:color w:val="000000"/>
          <w:sz w:val="20"/>
          <w:szCs w:val="20"/>
        </w:rPr>
        <w:t>c</w:t>
      </w:r>
      <w:r w:rsidRPr="00110171">
        <w:rPr>
          <w:rFonts w:ascii="Mulish" w:hAnsi="Mulish" w:cs="Arial"/>
          <w:color w:val="000000"/>
          <w:sz w:val="20"/>
          <w:szCs w:val="20"/>
        </w:rPr>
        <w:t xml:space="preserve">lient for any role within the company, the </w:t>
      </w:r>
      <w:r w:rsidRPr="00110171">
        <w:rPr>
          <w:rFonts w:ascii="Mulish" w:hAnsi="Mulish" w:cs="Arial"/>
          <w:b/>
          <w:color w:val="000000"/>
          <w:sz w:val="20"/>
          <w:szCs w:val="20"/>
        </w:rPr>
        <w:t>“Service Provider”</w:t>
      </w:r>
      <w:r w:rsidRPr="00110171">
        <w:rPr>
          <w:rFonts w:ascii="Mulish" w:hAnsi="Mulish" w:cs="Arial"/>
          <w:color w:val="000000"/>
          <w:sz w:val="20"/>
          <w:szCs w:val="20"/>
        </w:rPr>
        <w:t xml:space="preserve"> will be entitled to the </w:t>
      </w:r>
      <w:r w:rsidR="00085053">
        <w:rPr>
          <w:rFonts w:ascii="Mulish" w:hAnsi="Mulish" w:cs="Arial"/>
          <w:color w:val="000000"/>
          <w:sz w:val="20"/>
          <w:szCs w:val="20"/>
        </w:rPr>
        <w:t>f</w:t>
      </w:r>
      <w:r w:rsidRPr="00110171">
        <w:rPr>
          <w:rFonts w:ascii="Mulish" w:hAnsi="Mulish" w:cs="Arial"/>
          <w:color w:val="000000"/>
          <w:sz w:val="20"/>
          <w:szCs w:val="20"/>
        </w:rPr>
        <w:t>ee for such hire.</w:t>
      </w:r>
    </w:p>
    <w:p w14:paraId="6D4D4DE4" w14:textId="77777777" w:rsidR="008E145F" w:rsidRDefault="008E145F" w:rsidP="008E145F">
      <w:pPr>
        <w:pStyle w:val="ListParagraph"/>
        <w:spacing w:before="120" w:after="120" w:line="276" w:lineRule="auto"/>
        <w:jc w:val="both"/>
        <w:rPr>
          <w:rFonts w:ascii="Mulish" w:hAnsi="Mulish" w:cs="Arial"/>
          <w:color w:val="000000"/>
          <w:sz w:val="20"/>
          <w:szCs w:val="20"/>
        </w:rPr>
      </w:pPr>
    </w:p>
    <w:p w14:paraId="46908217" w14:textId="77777777" w:rsidR="008E145F" w:rsidRPr="00110171" w:rsidRDefault="008E145F" w:rsidP="008E145F">
      <w:pPr>
        <w:pStyle w:val="ListParagraph"/>
        <w:numPr>
          <w:ilvl w:val="0"/>
          <w:numId w:val="3"/>
        </w:numPr>
        <w:spacing w:line="276" w:lineRule="auto"/>
        <w:jc w:val="both"/>
        <w:rPr>
          <w:rFonts w:ascii="Mulish" w:hAnsi="Mulish" w:cs="Arial"/>
          <w:sz w:val="20"/>
          <w:szCs w:val="20"/>
        </w:rPr>
      </w:pPr>
      <w:r w:rsidRPr="00110171">
        <w:rPr>
          <w:rFonts w:ascii="Mulish" w:hAnsi="Mulish" w:cs="Arial"/>
          <w:sz w:val="20"/>
          <w:szCs w:val="20"/>
        </w:rPr>
        <w:t xml:space="preserve">In case the candidates referred by </w:t>
      </w:r>
      <w:r w:rsidRPr="00110171">
        <w:rPr>
          <w:rFonts w:ascii="Mulish" w:hAnsi="Mulish" w:cs="Arial"/>
          <w:b/>
          <w:color w:val="000000"/>
          <w:sz w:val="20"/>
          <w:szCs w:val="20"/>
          <w:lang w:val="en-IN"/>
        </w:rPr>
        <w:t>“Service</w:t>
      </w:r>
      <w:r w:rsidRPr="00110171">
        <w:rPr>
          <w:rFonts w:ascii="Mulish" w:hAnsi="Mulish" w:cs="Arial"/>
          <w:b/>
          <w:bCs/>
          <w:color w:val="000000"/>
          <w:sz w:val="20"/>
          <w:szCs w:val="20"/>
          <w:lang w:val="en-IN"/>
        </w:rPr>
        <w:t xml:space="preserve"> Provider” </w:t>
      </w:r>
      <w:r w:rsidRPr="00110171">
        <w:rPr>
          <w:rFonts w:ascii="Mulish" w:hAnsi="Mulish" w:cs="Arial"/>
          <w:sz w:val="20"/>
          <w:szCs w:val="20"/>
        </w:rPr>
        <w:t>are selected for positions other than the positions originally assigned to it, the professional fees for such candidates shall be payable as detailed above and in accordance with any and all original agreements.</w:t>
      </w:r>
    </w:p>
    <w:p w14:paraId="0908DBD4" w14:textId="77777777" w:rsidR="00BB7F3F" w:rsidRPr="00110171" w:rsidRDefault="00BB7F3F" w:rsidP="00BB7F3F">
      <w:pPr>
        <w:pStyle w:val="ListParagraph"/>
        <w:rPr>
          <w:rFonts w:ascii="Mulish" w:hAnsi="Mulish" w:cs="Arial"/>
          <w:color w:val="000000"/>
          <w:sz w:val="20"/>
          <w:szCs w:val="20"/>
        </w:rPr>
      </w:pPr>
    </w:p>
    <w:p w14:paraId="33E60B3D" w14:textId="27AC7D75" w:rsidR="00BB7F3F" w:rsidRPr="00564A72" w:rsidRDefault="00BB7F3F" w:rsidP="00BB27F6">
      <w:pPr>
        <w:pStyle w:val="ListParagraph"/>
        <w:numPr>
          <w:ilvl w:val="0"/>
          <w:numId w:val="3"/>
        </w:numPr>
        <w:spacing w:before="120" w:after="120" w:line="276" w:lineRule="auto"/>
        <w:jc w:val="both"/>
        <w:rPr>
          <w:rFonts w:ascii="Mulish" w:hAnsi="Mulish" w:cs="Arial"/>
          <w:b/>
          <w:bCs/>
          <w:color w:val="000000"/>
          <w:sz w:val="20"/>
          <w:szCs w:val="20"/>
        </w:rPr>
      </w:pPr>
      <w:r w:rsidRPr="00110171">
        <w:rPr>
          <w:rFonts w:ascii="Mulish" w:hAnsi="Mulish" w:cs="Arial"/>
          <w:color w:val="000000"/>
          <w:sz w:val="20"/>
          <w:szCs w:val="20"/>
        </w:rPr>
        <w:lastRenderedPageBreak/>
        <w:t xml:space="preserve">A candidate profile shall be considered a duplicate only if the </w:t>
      </w:r>
      <w:r w:rsidR="00C93F1D" w:rsidRPr="00110171">
        <w:rPr>
          <w:rFonts w:ascii="Mulish" w:hAnsi="Mulish" w:cs="Arial"/>
          <w:b/>
          <w:bCs/>
          <w:color w:val="000000"/>
          <w:sz w:val="20"/>
          <w:szCs w:val="20"/>
          <w:lang w:eastAsia="en-IN"/>
        </w:rPr>
        <w:t>“Client”</w:t>
      </w:r>
      <w:r w:rsidR="00C93F1D">
        <w:rPr>
          <w:rFonts w:ascii="Mulish" w:hAnsi="Mulish" w:cs="Arial"/>
          <w:b/>
          <w:bCs/>
          <w:color w:val="000000"/>
          <w:sz w:val="20"/>
          <w:szCs w:val="20"/>
          <w:lang w:eastAsia="en-IN"/>
        </w:rPr>
        <w:t xml:space="preserve"> </w:t>
      </w:r>
      <w:r w:rsidRPr="00110171">
        <w:rPr>
          <w:rFonts w:ascii="Mulish" w:hAnsi="Mulish" w:cs="Arial"/>
          <w:color w:val="000000"/>
          <w:sz w:val="20"/>
          <w:szCs w:val="20"/>
        </w:rPr>
        <w:t xml:space="preserve">has initiated direct communication with the candidate prior to the date on which the </w:t>
      </w:r>
      <w:r w:rsidR="00C93F1D" w:rsidRPr="00110171">
        <w:rPr>
          <w:rFonts w:ascii="Mulish" w:hAnsi="Mulish" w:cs="Arial"/>
          <w:b/>
          <w:color w:val="000000"/>
          <w:sz w:val="20"/>
          <w:szCs w:val="20"/>
          <w:lang w:val="en-IN"/>
        </w:rPr>
        <w:t>“Service</w:t>
      </w:r>
      <w:r w:rsidR="00C93F1D" w:rsidRPr="00110171">
        <w:rPr>
          <w:rFonts w:ascii="Mulish" w:hAnsi="Mulish" w:cs="Arial"/>
          <w:b/>
          <w:bCs/>
          <w:color w:val="000000"/>
          <w:sz w:val="20"/>
          <w:szCs w:val="20"/>
          <w:lang w:val="en-IN"/>
        </w:rPr>
        <w:t xml:space="preserve"> Provider”</w:t>
      </w:r>
      <w:r w:rsidRPr="00110171">
        <w:rPr>
          <w:rFonts w:ascii="Mulish" w:hAnsi="Mulish" w:cs="Arial"/>
          <w:color w:val="000000"/>
          <w:sz w:val="20"/>
          <w:szCs w:val="20"/>
        </w:rPr>
        <w:t xml:space="preserve"> submits the candidate’s details (“Submission Date”). Direct communication includes, but is not limited to, email, telephone, text, video call, or in-person interaction, and must be reasonably evidenced. If no such prior communication has occurred before the </w:t>
      </w:r>
      <w:r w:rsidR="00AD301B">
        <w:rPr>
          <w:rFonts w:ascii="Mulish" w:hAnsi="Mulish" w:cs="Arial"/>
          <w:color w:val="000000"/>
          <w:sz w:val="20"/>
          <w:szCs w:val="20"/>
        </w:rPr>
        <w:t>s</w:t>
      </w:r>
      <w:r w:rsidRPr="00110171">
        <w:rPr>
          <w:rFonts w:ascii="Mulish" w:hAnsi="Mulish" w:cs="Arial"/>
          <w:color w:val="000000"/>
          <w:sz w:val="20"/>
          <w:szCs w:val="20"/>
        </w:rPr>
        <w:t xml:space="preserve">ubmission </w:t>
      </w:r>
      <w:r w:rsidR="00AD301B">
        <w:rPr>
          <w:rFonts w:ascii="Mulish" w:hAnsi="Mulish" w:cs="Arial"/>
          <w:color w:val="000000"/>
          <w:sz w:val="20"/>
          <w:szCs w:val="20"/>
        </w:rPr>
        <w:t>d</w:t>
      </w:r>
      <w:r w:rsidRPr="00110171">
        <w:rPr>
          <w:rFonts w:ascii="Mulish" w:hAnsi="Mulish" w:cs="Arial"/>
          <w:color w:val="000000"/>
          <w:sz w:val="20"/>
          <w:szCs w:val="20"/>
        </w:rPr>
        <w:t xml:space="preserve">ate, the profile shall be deemed validly submitted by the </w:t>
      </w:r>
      <w:r w:rsidR="00C93F1D" w:rsidRPr="00110171">
        <w:rPr>
          <w:rFonts w:ascii="Mulish" w:hAnsi="Mulish" w:cs="Arial"/>
          <w:b/>
          <w:color w:val="000000"/>
          <w:sz w:val="20"/>
          <w:szCs w:val="20"/>
          <w:lang w:val="en-IN"/>
        </w:rPr>
        <w:t>“Service</w:t>
      </w:r>
      <w:r w:rsidR="00C93F1D" w:rsidRPr="00110171">
        <w:rPr>
          <w:rFonts w:ascii="Mulish" w:hAnsi="Mulish" w:cs="Arial"/>
          <w:b/>
          <w:bCs/>
          <w:color w:val="000000"/>
          <w:sz w:val="20"/>
          <w:szCs w:val="20"/>
          <w:lang w:val="en-IN"/>
        </w:rPr>
        <w:t xml:space="preserve"> Provider”</w:t>
      </w:r>
      <w:r w:rsidRPr="00110171">
        <w:rPr>
          <w:rFonts w:ascii="Mulish" w:hAnsi="Mulish" w:cs="Arial"/>
          <w:color w:val="000000"/>
          <w:sz w:val="20"/>
          <w:szCs w:val="20"/>
        </w:rPr>
        <w:t xml:space="preserve"> and shall not be treated as a duplicate, regardless of whether the same profile is later sourced through other channels.</w:t>
      </w:r>
      <w:r w:rsidR="00136001">
        <w:rPr>
          <w:rFonts w:ascii="Mulish" w:hAnsi="Mulish" w:cs="Arial"/>
          <w:color w:val="000000"/>
          <w:sz w:val="20"/>
          <w:szCs w:val="20"/>
        </w:rPr>
        <w:t xml:space="preserve"> </w:t>
      </w:r>
      <w:r w:rsidR="00BB27F6" w:rsidRPr="00BB27F6">
        <w:rPr>
          <w:rFonts w:ascii="Mulish" w:hAnsi="Mulish" w:cs="Arial"/>
          <w:color w:val="000000"/>
          <w:sz w:val="20"/>
          <w:szCs w:val="20"/>
        </w:rPr>
        <w:t xml:space="preserve">Any claim of duplication must be </w:t>
      </w:r>
      <w:r w:rsidR="00BB27F6" w:rsidRPr="00564A72">
        <w:rPr>
          <w:rFonts w:ascii="Mulish" w:hAnsi="Mulish" w:cs="Arial"/>
          <w:color w:val="000000"/>
          <w:sz w:val="20"/>
          <w:szCs w:val="20"/>
        </w:rPr>
        <w:t>notified within 5 days</w:t>
      </w:r>
      <w:r w:rsidR="00BB27F6" w:rsidRPr="00BB27F6">
        <w:rPr>
          <w:rFonts w:ascii="Mulish" w:hAnsi="Mulish" w:cs="Arial"/>
          <w:color w:val="000000"/>
          <w:sz w:val="20"/>
          <w:szCs w:val="20"/>
        </w:rPr>
        <w:t xml:space="preserve"> of receiving the candidate’s profile from the </w:t>
      </w:r>
      <w:r w:rsidR="00564A72">
        <w:rPr>
          <w:rFonts w:ascii="Mulish" w:hAnsi="Mulish" w:cs="Arial"/>
          <w:color w:val="000000"/>
          <w:sz w:val="20"/>
          <w:szCs w:val="20"/>
        </w:rPr>
        <w:t>“</w:t>
      </w:r>
      <w:r w:rsidR="00BB27F6" w:rsidRPr="00564A72">
        <w:rPr>
          <w:rFonts w:ascii="Mulish" w:hAnsi="Mulish" w:cs="Arial"/>
          <w:b/>
          <w:bCs/>
          <w:color w:val="000000"/>
          <w:sz w:val="20"/>
          <w:szCs w:val="20"/>
        </w:rPr>
        <w:t>Service Provider</w:t>
      </w:r>
      <w:r w:rsidR="00564A72" w:rsidRPr="00564A72">
        <w:rPr>
          <w:rFonts w:ascii="Mulish" w:hAnsi="Mulish" w:cs="Arial"/>
          <w:b/>
          <w:bCs/>
          <w:color w:val="000000"/>
          <w:sz w:val="20"/>
          <w:szCs w:val="20"/>
        </w:rPr>
        <w:t>”</w:t>
      </w:r>
      <w:r w:rsidR="00BB27F6" w:rsidRPr="00564A72">
        <w:rPr>
          <w:rFonts w:ascii="Mulish" w:hAnsi="Mulish" w:cs="Arial"/>
          <w:b/>
          <w:bCs/>
          <w:color w:val="000000"/>
          <w:sz w:val="20"/>
          <w:szCs w:val="20"/>
        </w:rPr>
        <w:t>.</w:t>
      </w:r>
    </w:p>
    <w:p w14:paraId="1B49F7FB" w14:textId="77777777" w:rsidR="00D40C5C" w:rsidRPr="00110171" w:rsidRDefault="00D40C5C" w:rsidP="00D40C5C">
      <w:pPr>
        <w:pStyle w:val="ListParagraph"/>
        <w:jc w:val="both"/>
        <w:rPr>
          <w:rFonts w:ascii="Mulish" w:hAnsi="Mulish" w:cs="Arial"/>
          <w:sz w:val="20"/>
          <w:szCs w:val="20"/>
        </w:rPr>
      </w:pPr>
    </w:p>
    <w:p w14:paraId="564E2F2A" w14:textId="77777777" w:rsidR="00D26316" w:rsidRPr="00110171" w:rsidRDefault="00D40C5C">
      <w:pPr>
        <w:pStyle w:val="ListParagraph"/>
        <w:numPr>
          <w:ilvl w:val="0"/>
          <w:numId w:val="3"/>
        </w:numPr>
        <w:spacing w:line="276" w:lineRule="auto"/>
        <w:jc w:val="both"/>
        <w:rPr>
          <w:rFonts w:ascii="Mulish" w:hAnsi="Mulish" w:cs="Arial"/>
          <w:sz w:val="20"/>
          <w:szCs w:val="20"/>
          <w:lang w:eastAsia="en-IN"/>
        </w:rPr>
      </w:pPr>
      <w:r w:rsidRPr="00110171">
        <w:rPr>
          <w:rFonts w:ascii="Mulish" w:hAnsi="Mulish" w:cs="Arial"/>
          <w:b/>
          <w:bCs/>
          <w:color w:val="000000"/>
          <w:sz w:val="20"/>
          <w:szCs w:val="20"/>
          <w:lang w:eastAsia="en-IN"/>
        </w:rPr>
        <w:t xml:space="preserve">“Service Provider” </w:t>
      </w:r>
      <w:r w:rsidRPr="00110171">
        <w:rPr>
          <w:rFonts w:ascii="Mulish" w:hAnsi="Mulish" w:cs="Arial"/>
          <w:bCs/>
          <w:color w:val="000000"/>
          <w:sz w:val="20"/>
          <w:szCs w:val="20"/>
          <w:lang w:eastAsia="en-IN"/>
        </w:rPr>
        <w:t>on</w:t>
      </w:r>
      <w:r w:rsidRPr="00110171">
        <w:rPr>
          <w:rFonts w:ascii="Mulish" w:hAnsi="Mulish" w:cs="Arial"/>
          <w:color w:val="000000"/>
          <w:sz w:val="20"/>
          <w:szCs w:val="20"/>
          <w:lang w:eastAsia="en-IN"/>
        </w:rPr>
        <w:t xml:space="preserve"> its own behalf and on behalf of its staff(s)/personnel(s) agrees that it will hold in trust and confidence all Confidential Information of </w:t>
      </w: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and will not disclose to others, directly or indirectly.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bCs/>
          <w:color w:val="000000"/>
          <w:sz w:val="20"/>
          <w:szCs w:val="20"/>
          <w:lang w:eastAsia="en-IN"/>
        </w:rPr>
        <w:t>if</w:t>
      </w:r>
      <w:r w:rsidRPr="00110171">
        <w:rPr>
          <w:rFonts w:ascii="Mulish" w:hAnsi="Mulish" w:cs="Arial"/>
          <w:color w:val="000000"/>
          <w:sz w:val="20"/>
          <w:szCs w:val="20"/>
          <w:lang w:eastAsia="en-IN"/>
        </w:rPr>
        <w:t xml:space="preserve"> required also agrees to enter into a Non-Disclosure Agreement with </w:t>
      </w:r>
      <w:r w:rsidRPr="00110171">
        <w:rPr>
          <w:rFonts w:ascii="Mulish" w:hAnsi="Mulish" w:cs="Arial"/>
          <w:b/>
          <w:bCs/>
          <w:color w:val="000000"/>
          <w:sz w:val="20"/>
          <w:szCs w:val="20"/>
          <w:lang w:eastAsia="en-IN"/>
        </w:rPr>
        <w:t>“Client”.</w:t>
      </w:r>
    </w:p>
    <w:p w14:paraId="10743DB8" w14:textId="77777777" w:rsidR="00D26316" w:rsidRPr="00110171" w:rsidRDefault="00D26316" w:rsidP="00D26316">
      <w:pPr>
        <w:pStyle w:val="ListParagraph"/>
        <w:spacing w:line="276" w:lineRule="auto"/>
        <w:jc w:val="both"/>
        <w:rPr>
          <w:rFonts w:ascii="Mulish" w:hAnsi="Mulish" w:cs="Arial"/>
          <w:sz w:val="20"/>
          <w:szCs w:val="20"/>
          <w:lang w:eastAsia="en-IN"/>
        </w:rPr>
      </w:pPr>
    </w:p>
    <w:p w14:paraId="56707F0E" w14:textId="53132D64" w:rsidR="00D40C5C" w:rsidRPr="00110171" w:rsidRDefault="00D40C5C" w:rsidP="00D40C5C">
      <w:pPr>
        <w:pStyle w:val="ListParagraph"/>
        <w:numPr>
          <w:ilvl w:val="0"/>
          <w:numId w:val="3"/>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“Service Provider” </w:t>
      </w:r>
      <w:r w:rsidRPr="00110171">
        <w:rPr>
          <w:rFonts w:ascii="Mulish" w:hAnsi="Mulish" w:cs="Arial"/>
          <w:bCs/>
          <w:color w:val="000000"/>
          <w:sz w:val="20"/>
          <w:szCs w:val="20"/>
          <w:lang w:eastAsia="en-IN"/>
        </w:rPr>
        <w:t>hereby</w:t>
      </w:r>
      <w:r w:rsidRPr="00110171">
        <w:rPr>
          <w:rFonts w:ascii="Mulish" w:hAnsi="Mulish" w:cs="Arial"/>
          <w:color w:val="000000"/>
          <w:sz w:val="20"/>
          <w:szCs w:val="20"/>
          <w:lang w:eastAsia="en-IN"/>
        </w:rPr>
        <w:t xml:space="preserve"> represents and warrants the </w:t>
      </w: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that </w:t>
      </w:r>
      <w:r w:rsidRPr="002B21F8">
        <w:rPr>
          <w:rFonts w:ascii="Mulish" w:hAnsi="Mulish" w:cs="Arial"/>
          <w:b/>
          <w:bCs/>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bCs/>
          <w:color w:val="000000"/>
          <w:sz w:val="20"/>
          <w:szCs w:val="20"/>
          <w:lang w:eastAsia="en-IN"/>
        </w:rPr>
        <w:t>has</w:t>
      </w:r>
      <w:r w:rsidRPr="00110171">
        <w:rPr>
          <w:rFonts w:ascii="Mulish" w:hAnsi="Mulish" w:cs="Arial"/>
          <w:color w:val="000000"/>
          <w:sz w:val="20"/>
          <w:szCs w:val="20"/>
          <w:lang w:eastAsia="en-IN"/>
        </w:rPr>
        <w:t xml:space="preserve"> the right, authority and power to enter into this </w:t>
      </w:r>
      <w:r w:rsidR="00C46E5B">
        <w:rPr>
          <w:rFonts w:ascii="Mulish" w:hAnsi="Mulish" w:cs="Arial"/>
          <w:color w:val="000000"/>
          <w:sz w:val="20"/>
          <w:szCs w:val="20"/>
          <w:lang w:eastAsia="en-IN"/>
        </w:rPr>
        <w:t>a</w:t>
      </w:r>
      <w:r w:rsidRPr="00110171">
        <w:rPr>
          <w:rFonts w:ascii="Mulish" w:hAnsi="Mulish" w:cs="Arial"/>
          <w:color w:val="000000"/>
          <w:sz w:val="20"/>
          <w:szCs w:val="20"/>
          <w:lang w:eastAsia="en-IN"/>
        </w:rPr>
        <w:t xml:space="preserve">greement and </w:t>
      </w:r>
      <w:r w:rsidR="00DC76C7">
        <w:rPr>
          <w:rFonts w:ascii="Mulish" w:hAnsi="Mulish" w:cs="Arial"/>
          <w:color w:val="000000"/>
          <w:sz w:val="20"/>
          <w:szCs w:val="20"/>
          <w:lang w:eastAsia="en-IN"/>
        </w:rPr>
        <w:t xml:space="preserve">has </w:t>
      </w:r>
      <w:r w:rsidRPr="00110171">
        <w:rPr>
          <w:rFonts w:ascii="Mulish" w:hAnsi="Mulish" w:cs="Arial"/>
          <w:color w:val="000000"/>
          <w:sz w:val="20"/>
          <w:szCs w:val="20"/>
          <w:lang w:eastAsia="en-IN"/>
        </w:rPr>
        <w:t xml:space="preserve">all the required valid license, approvals, permissions and such other statutory requirements as may be required to perform its obligations here-under. </w:t>
      </w: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hereby represents and warrants to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bCs/>
          <w:color w:val="000000"/>
          <w:sz w:val="20"/>
          <w:szCs w:val="20"/>
          <w:lang w:eastAsia="en-IN"/>
        </w:rPr>
        <w:t>that</w:t>
      </w:r>
      <w:r w:rsidRPr="00110171">
        <w:rPr>
          <w:rFonts w:ascii="Mulish" w:hAnsi="Mulish" w:cs="Arial"/>
          <w:color w:val="000000"/>
          <w:sz w:val="20"/>
          <w:szCs w:val="20"/>
          <w:lang w:eastAsia="en-IN"/>
        </w:rPr>
        <w:t xml:space="preserve"> “</w:t>
      </w: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has the right, authority and power to enter into this Agreement, perform its obligations here-under.</w:t>
      </w:r>
    </w:p>
    <w:p w14:paraId="34C7134E" w14:textId="77777777" w:rsidR="00D40C5C" w:rsidRPr="00110171" w:rsidRDefault="00D40C5C" w:rsidP="00D40C5C">
      <w:pPr>
        <w:pStyle w:val="ListParagraph"/>
        <w:jc w:val="both"/>
        <w:rPr>
          <w:rFonts w:ascii="Mulish" w:hAnsi="Mulish" w:cs="Arial"/>
          <w:color w:val="000000"/>
          <w:sz w:val="20"/>
          <w:szCs w:val="20"/>
          <w:lang w:eastAsia="en-IN"/>
        </w:rPr>
      </w:pPr>
    </w:p>
    <w:p w14:paraId="543C5B4C" w14:textId="230A4094" w:rsidR="00D40C5C" w:rsidRPr="00110171" w:rsidRDefault="00D40C5C" w:rsidP="00D40C5C">
      <w:pPr>
        <w:pStyle w:val="ListParagraph"/>
        <w:numPr>
          <w:ilvl w:val="0"/>
          <w:numId w:val="3"/>
        </w:numPr>
        <w:spacing w:line="276" w:lineRule="auto"/>
        <w:jc w:val="both"/>
        <w:rPr>
          <w:rFonts w:ascii="Mulish" w:hAnsi="Mulish" w:cs="Arial"/>
          <w:color w:val="000000"/>
          <w:sz w:val="20"/>
          <w:szCs w:val="20"/>
          <w:lang w:eastAsia="en-IN"/>
        </w:rPr>
      </w:pPr>
      <w:r w:rsidRPr="00110171">
        <w:rPr>
          <w:rFonts w:ascii="Mulish" w:hAnsi="Mulish" w:cs="Arial"/>
          <w:color w:val="000000"/>
          <w:sz w:val="20"/>
          <w:szCs w:val="20"/>
          <w:lang w:eastAsia="en-IN"/>
        </w:rPr>
        <w:t xml:space="preserve">All communications or notices permitted or required to be given or served under this </w:t>
      </w:r>
      <w:r w:rsidR="00085053">
        <w:rPr>
          <w:rFonts w:ascii="Mulish" w:hAnsi="Mulish" w:cs="Arial"/>
          <w:color w:val="000000"/>
          <w:sz w:val="20"/>
          <w:szCs w:val="20"/>
          <w:lang w:eastAsia="en-IN"/>
        </w:rPr>
        <w:t>a</w:t>
      </w:r>
      <w:r w:rsidRPr="00110171">
        <w:rPr>
          <w:rFonts w:ascii="Mulish" w:hAnsi="Mulish" w:cs="Arial"/>
          <w:color w:val="000000"/>
          <w:sz w:val="20"/>
          <w:szCs w:val="20"/>
          <w:lang w:eastAsia="en-IN"/>
        </w:rPr>
        <w:t>greement shall be in writing, shall be addressed to the parties at the party's address as set forth above, and shall be deemed to have been duly given or served if delivered in person or through courier or postal department or through email.</w:t>
      </w:r>
    </w:p>
    <w:p w14:paraId="2A8742C9" w14:textId="77777777" w:rsidR="00D40C5C" w:rsidRPr="00110171" w:rsidRDefault="00D40C5C" w:rsidP="00D40C5C">
      <w:pPr>
        <w:jc w:val="both"/>
        <w:rPr>
          <w:rFonts w:ascii="Mulish" w:hAnsi="Mulish" w:cs="Arial"/>
          <w:color w:val="000000"/>
          <w:sz w:val="20"/>
          <w:szCs w:val="20"/>
          <w:lang w:eastAsia="en-IN"/>
        </w:rPr>
      </w:pPr>
    </w:p>
    <w:p w14:paraId="2219DA22" w14:textId="4511534A" w:rsidR="00D40C5C" w:rsidRPr="00110171" w:rsidRDefault="00D40C5C" w:rsidP="00D40C5C">
      <w:pPr>
        <w:pStyle w:val="ListParagraph"/>
        <w:numPr>
          <w:ilvl w:val="0"/>
          <w:numId w:val="3"/>
        </w:numPr>
        <w:spacing w:line="276" w:lineRule="auto"/>
        <w:jc w:val="both"/>
        <w:rPr>
          <w:rFonts w:ascii="Mulish" w:hAnsi="Mulish" w:cs="Arial"/>
          <w:color w:val="000000"/>
          <w:sz w:val="20"/>
          <w:szCs w:val="20"/>
          <w:lang w:eastAsia="en-IN"/>
        </w:rPr>
      </w:pPr>
      <w:r w:rsidRPr="00110171">
        <w:rPr>
          <w:rFonts w:ascii="Mulish" w:hAnsi="Mulish" w:cs="Arial"/>
          <w:color w:val="000000"/>
          <w:sz w:val="20"/>
          <w:szCs w:val="20"/>
          <w:lang w:eastAsia="en-IN"/>
        </w:rPr>
        <w:t xml:space="preserve">Any dispute and or difference arising out of, or relating to this contract including interpretation of its terms will be resolved through joint discussion of the </w:t>
      </w:r>
      <w:r w:rsidR="00085053">
        <w:rPr>
          <w:rFonts w:ascii="Mulish" w:hAnsi="Mulish" w:cs="Arial"/>
          <w:color w:val="000000"/>
          <w:sz w:val="20"/>
          <w:szCs w:val="20"/>
          <w:lang w:eastAsia="en-IN"/>
        </w:rPr>
        <w:t>a</w:t>
      </w:r>
      <w:r w:rsidRPr="00110171">
        <w:rPr>
          <w:rFonts w:ascii="Mulish" w:hAnsi="Mulish" w:cs="Arial"/>
          <w:color w:val="000000"/>
          <w:sz w:val="20"/>
          <w:szCs w:val="20"/>
          <w:lang w:eastAsia="en-IN"/>
        </w:rPr>
        <w:t xml:space="preserve">uthorized </w:t>
      </w:r>
      <w:r w:rsidR="00085053">
        <w:rPr>
          <w:rFonts w:ascii="Mulish" w:hAnsi="Mulish" w:cs="Arial"/>
          <w:color w:val="000000"/>
          <w:sz w:val="20"/>
          <w:szCs w:val="20"/>
          <w:lang w:eastAsia="en-IN"/>
        </w:rPr>
        <w:t>r</w:t>
      </w:r>
      <w:r w:rsidRPr="00110171">
        <w:rPr>
          <w:rFonts w:ascii="Mulish" w:hAnsi="Mulish" w:cs="Arial"/>
          <w:color w:val="000000"/>
          <w:sz w:val="20"/>
          <w:szCs w:val="20"/>
          <w:lang w:eastAsia="en-IN"/>
        </w:rPr>
        <w:t xml:space="preserve">epresentatives of the concerned parties. However, if the disputes are not resolved by the </w:t>
      </w:r>
      <w:r w:rsidR="00E43A99" w:rsidRPr="00110171">
        <w:rPr>
          <w:rFonts w:ascii="Mulish" w:hAnsi="Mulish" w:cs="Arial"/>
          <w:color w:val="000000"/>
          <w:sz w:val="20"/>
          <w:szCs w:val="20"/>
          <w:lang w:eastAsia="en-IN"/>
        </w:rPr>
        <w:t>discussions,</w:t>
      </w:r>
      <w:r w:rsidRPr="00110171">
        <w:rPr>
          <w:rFonts w:ascii="Mulish" w:hAnsi="Mulish" w:cs="Arial"/>
          <w:color w:val="000000"/>
          <w:sz w:val="20"/>
          <w:szCs w:val="20"/>
          <w:lang w:eastAsia="en-IN"/>
        </w:rPr>
        <w:t xml:space="preserve"> then the matter will be referred for adjudication to the arbitration of a person mutually appointed by the parties in accordance with the </w:t>
      </w:r>
      <w:r w:rsidR="00085053">
        <w:rPr>
          <w:rFonts w:ascii="Mulish" w:hAnsi="Mulish" w:cs="Arial"/>
          <w:color w:val="000000"/>
          <w:sz w:val="20"/>
          <w:szCs w:val="20"/>
          <w:lang w:eastAsia="en-IN"/>
        </w:rPr>
        <w:t>a</w:t>
      </w:r>
      <w:r w:rsidRPr="00110171">
        <w:rPr>
          <w:rFonts w:ascii="Mulish" w:hAnsi="Mulish" w:cs="Arial"/>
          <w:color w:val="000000"/>
          <w:sz w:val="20"/>
          <w:szCs w:val="20"/>
          <w:lang w:eastAsia="en-IN"/>
        </w:rPr>
        <w:t xml:space="preserve">rbitration and </w:t>
      </w:r>
      <w:r w:rsidR="00085053">
        <w:rPr>
          <w:rFonts w:ascii="Mulish" w:hAnsi="Mulish" w:cs="Arial"/>
          <w:color w:val="000000"/>
          <w:sz w:val="20"/>
          <w:szCs w:val="20"/>
          <w:lang w:eastAsia="en-IN"/>
        </w:rPr>
        <w:t>c</w:t>
      </w:r>
      <w:r w:rsidRPr="00110171">
        <w:rPr>
          <w:rFonts w:ascii="Mulish" w:hAnsi="Mulish" w:cs="Arial"/>
          <w:color w:val="000000"/>
          <w:sz w:val="20"/>
          <w:szCs w:val="20"/>
          <w:lang w:eastAsia="en-IN"/>
        </w:rPr>
        <w:t>onciliation (Amendment Act), 2021. The decision of the arbitrator shall be final and binding on the parties. The judicial proceeding shall be in English Language. The arbitration shall be at a place as mutually decided by both the Parties</w:t>
      </w:r>
    </w:p>
    <w:p w14:paraId="54D21E45" w14:textId="77777777" w:rsidR="00D40C5C" w:rsidRPr="00110171" w:rsidRDefault="00D40C5C" w:rsidP="00D40C5C">
      <w:pPr>
        <w:jc w:val="both"/>
        <w:rPr>
          <w:rFonts w:ascii="Mulish" w:hAnsi="Mulish" w:cs="Arial"/>
          <w:color w:val="000000"/>
          <w:sz w:val="20"/>
          <w:szCs w:val="20"/>
          <w:lang w:eastAsia="en-IN"/>
        </w:rPr>
      </w:pPr>
    </w:p>
    <w:p w14:paraId="1BE027B1" w14:textId="43966938" w:rsidR="00D40C5C" w:rsidRPr="00110171" w:rsidRDefault="00D40C5C" w:rsidP="00D40C5C">
      <w:pPr>
        <w:pStyle w:val="ListParagraph"/>
        <w:numPr>
          <w:ilvl w:val="0"/>
          <w:numId w:val="3"/>
        </w:numPr>
        <w:spacing w:line="276" w:lineRule="auto"/>
        <w:jc w:val="both"/>
        <w:rPr>
          <w:rFonts w:ascii="Mulish" w:hAnsi="Mulish" w:cs="Arial"/>
          <w:color w:val="000000"/>
          <w:sz w:val="20"/>
          <w:szCs w:val="20"/>
          <w:lang w:eastAsia="en-IN"/>
        </w:rPr>
      </w:pPr>
      <w:r w:rsidRPr="00110171">
        <w:rPr>
          <w:rFonts w:ascii="Mulish" w:hAnsi="Mulish" w:cs="Arial"/>
          <w:color w:val="000000"/>
          <w:sz w:val="20"/>
          <w:szCs w:val="20"/>
          <w:lang w:eastAsia="en-IN"/>
        </w:rPr>
        <w:t xml:space="preserve">This agreement shall be governed and interpreted in accordance to the laws of India and the </w:t>
      </w:r>
      <w:r w:rsidR="00085053">
        <w:rPr>
          <w:rFonts w:ascii="Mulish" w:hAnsi="Mulish" w:cs="Arial"/>
          <w:color w:val="000000"/>
          <w:sz w:val="20"/>
          <w:szCs w:val="20"/>
          <w:lang w:eastAsia="en-IN"/>
        </w:rPr>
        <w:t>c</w:t>
      </w:r>
      <w:r w:rsidRPr="00110171">
        <w:rPr>
          <w:rFonts w:ascii="Mulish" w:hAnsi="Mulish" w:cs="Arial"/>
          <w:color w:val="000000"/>
          <w:sz w:val="20"/>
          <w:szCs w:val="20"/>
          <w:lang w:eastAsia="en-IN"/>
        </w:rPr>
        <w:t xml:space="preserve">ourts at Lucknow only shall have exclusive jurisdiction in all matters arising out of this </w:t>
      </w:r>
      <w:r w:rsidR="00085053">
        <w:rPr>
          <w:rFonts w:ascii="Mulish" w:hAnsi="Mulish" w:cs="Arial"/>
          <w:color w:val="000000"/>
          <w:sz w:val="20"/>
          <w:szCs w:val="20"/>
          <w:lang w:eastAsia="en-IN"/>
        </w:rPr>
        <w:t>a</w:t>
      </w:r>
      <w:r w:rsidRPr="00110171">
        <w:rPr>
          <w:rFonts w:ascii="Mulish" w:hAnsi="Mulish" w:cs="Arial"/>
          <w:color w:val="000000"/>
          <w:sz w:val="20"/>
          <w:szCs w:val="20"/>
          <w:lang w:eastAsia="en-IN"/>
        </w:rPr>
        <w:t>greement.</w:t>
      </w:r>
    </w:p>
    <w:p w14:paraId="015F76FD" w14:textId="77777777" w:rsidR="00D40C5C" w:rsidRPr="00110171" w:rsidRDefault="00D40C5C" w:rsidP="00D40C5C">
      <w:pPr>
        <w:jc w:val="both"/>
        <w:rPr>
          <w:rFonts w:ascii="Mulish" w:hAnsi="Mulish" w:cs="Arial"/>
          <w:color w:val="000000"/>
          <w:sz w:val="20"/>
          <w:szCs w:val="20"/>
          <w:lang w:eastAsia="en-IN"/>
        </w:rPr>
      </w:pPr>
    </w:p>
    <w:p w14:paraId="4664788A" w14:textId="0CC7F1CF" w:rsidR="00D40C5C" w:rsidRPr="00110171" w:rsidRDefault="00D40C5C" w:rsidP="00D40C5C">
      <w:pPr>
        <w:pStyle w:val="ListParagraph"/>
        <w:numPr>
          <w:ilvl w:val="0"/>
          <w:numId w:val="3"/>
        </w:numPr>
        <w:jc w:val="both"/>
        <w:rPr>
          <w:rFonts w:ascii="Mulish" w:hAnsi="Mulish" w:cs="Arial"/>
          <w:color w:val="000000"/>
          <w:sz w:val="20"/>
          <w:szCs w:val="20"/>
          <w:lang w:eastAsia="en-IN"/>
        </w:rPr>
      </w:pPr>
      <w:r w:rsidRPr="00110171">
        <w:rPr>
          <w:rFonts w:ascii="Mulish" w:hAnsi="Mulish" w:cs="Arial"/>
          <w:color w:val="000000"/>
          <w:sz w:val="20"/>
          <w:szCs w:val="20"/>
          <w:lang w:eastAsia="en-IN"/>
        </w:rPr>
        <w:t xml:space="preserve">This Agreement along with its </w:t>
      </w:r>
      <w:r w:rsidRPr="00110171">
        <w:rPr>
          <w:rFonts w:ascii="Mulish" w:hAnsi="Mulish" w:cs="Arial"/>
          <w:b/>
          <w:bCs/>
          <w:color w:val="000000"/>
          <w:sz w:val="20"/>
          <w:szCs w:val="20"/>
          <w:lang w:eastAsia="en-IN"/>
        </w:rPr>
        <w:t xml:space="preserve">Annexure “B” </w:t>
      </w:r>
      <w:r w:rsidRPr="00110171">
        <w:rPr>
          <w:rFonts w:ascii="Mulish" w:hAnsi="Mulish" w:cs="Arial"/>
          <w:color w:val="000000"/>
          <w:sz w:val="20"/>
          <w:szCs w:val="20"/>
          <w:lang w:eastAsia="en-IN"/>
        </w:rPr>
        <w:t xml:space="preserve">constitutes and represents the entire agreement between the parties hereto on the subject matter hereof and cancels and supersedes all prior arrangements, agreements and understandings, whether oral or written, on the subject matter hereof and no modification or amendment of any of the terms of this </w:t>
      </w:r>
      <w:r w:rsidR="00085053">
        <w:rPr>
          <w:rFonts w:ascii="Mulish" w:hAnsi="Mulish" w:cs="Arial"/>
          <w:color w:val="000000"/>
          <w:sz w:val="20"/>
          <w:szCs w:val="20"/>
          <w:lang w:eastAsia="en-IN"/>
        </w:rPr>
        <w:t>a</w:t>
      </w:r>
      <w:r w:rsidRPr="00110171">
        <w:rPr>
          <w:rFonts w:ascii="Mulish" w:hAnsi="Mulish" w:cs="Arial"/>
          <w:color w:val="000000"/>
          <w:sz w:val="20"/>
          <w:szCs w:val="20"/>
          <w:lang w:eastAsia="en-IN"/>
        </w:rPr>
        <w:t>greement shall be valid and binding unless signed by or on behalf of both parties hereto.</w:t>
      </w:r>
    </w:p>
    <w:p w14:paraId="17711B8E" w14:textId="77777777" w:rsidR="00D40C5C" w:rsidRPr="00110171" w:rsidRDefault="00D40C5C" w:rsidP="00D40C5C">
      <w:pPr>
        <w:jc w:val="both"/>
        <w:rPr>
          <w:rFonts w:ascii="Mulish" w:hAnsi="Mulish" w:cs="Arial"/>
          <w:color w:val="000000"/>
          <w:sz w:val="20"/>
          <w:szCs w:val="20"/>
          <w:lang w:eastAsia="en-IN"/>
        </w:rPr>
      </w:pPr>
    </w:p>
    <w:p w14:paraId="693AD839" w14:textId="77777777" w:rsidR="00D40C5C" w:rsidRPr="00110171" w:rsidRDefault="00D40C5C" w:rsidP="00D40C5C">
      <w:pPr>
        <w:pStyle w:val="ListParagraph"/>
        <w:numPr>
          <w:ilvl w:val="0"/>
          <w:numId w:val="3"/>
        </w:numPr>
        <w:spacing w:line="276" w:lineRule="auto"/>
        <w:jc w:val="both"/>
        <w:rPr>
          <w:rFonts w:ascii="Mulish" w:hAnsi="Mulish" w:cs="Arial"/>
          <w:sz w:val="20"/>
          <w:szCs w:val="20"/>
          <w:lang w:eastAsia="en-IN"/>
        </w:rPr>
      </w:pP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bCs/>
          <w:color w:val="000000"/>
          <w:sz w:val="20"/>
          <w:szCs w:val="20"/>
          <w:lang w:eastAsia="en-IN"/>
        </w:rPr>
        <w:t>will</w:t>
      </w:r>
      <w:r w:rsidRPr="00110171">
        <w:rPr>
          <w:rFonts w:ascii="Mulish" w:hAnsi="Mulish" w:cs="Arial"/>
          <w:color w:val="000000"/>
          <w:sz w:val="20"/>
          <w:szCs w:val="20"/>
          <w:lang w:eastAsia="en-IN"/>
        </w:rPr>
        <w:t xml:space="preserve"> engage the required numbers of trained, skilled and experienced technician(s)/personnel(s) to diligently perform the services as mentioned under this agreement for “</w:t>
      </w:r>
      <w:r w:rsidRPr="00110171">
        <w:rPr>
          <w:rFonts w:ascii="Mulish" w:hAnsi="Mulish" w:cs="Arial"/>
          <w:b/>
          <w:bCs/>
          <w:color w:val="000000"/>
          <w:sz w:val="20"/>
          <w:szCs w:val="20"/>
          <w:lang w:eastAsia="en-IN"/>
        </w:rPr>
        <w:t>Client”. </w:t>
      </w:r>
    </w:p>
    <w:p w14:paraId="1185E10B" w14:textId="77777777" w:rsidR="00D40C5C" w:rsidRPr="00110171" w:rsidRDefault="00D40C5C" w:rsidP="00D40C5C">
      <w:pPr>
        <w:jc w:val="both"/>
        <w:rPr>
          <w:rFonts w:ascii="Mulish" w:hAnsi="Mulish" w:cs="Arial"/>
          <w:sz w:val="20"/>
          <w:szCs w:val="20"/>
          <w:lang w:eastAsia="en-IN"/>
        </w:rPr>
      </w:pPr>
    </w:p>
    <w:p w14:paraId="581730C5" w14:textId="77777777" w:rsidR="00D40C5C" w:rsidRPr="00110171" w:rsidRDefault="00D40C5C" w:rsidP="00D40C5C">
      <w:pPr>
        <w:pStyle w:val="ListParagraph"/>
        <w:numPr>
          <w:ilvl w:val="0"/>
          <w:numId w:val="3"/>
        </w:numPr>
        <w:spacing w:line="276" w:lineRule="auto"/>
        <w:jc w:val="both"/>
        <w:rPr>
          <w:rFonts w:ascii="Mulish" w:hAnsi="Mulish" w:cs="Arial"/>
          <w:sz w:val="20"/>
          <w:szCs w:val="20"/>
          <w:lang w:eastAsia="en-IN"/>
        </w:rPr>
      </w:pP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shall pay to </w:t>
      </w:r>
      <w:r w:rsidRPr="002B21F8">
        <w:rPr>
          <w:rFonts w:ascii="Mulish" w:hAnsi="Mulish" w:cs="Arial"/>
          <w:b/>
          <w:bCs/>
          <w:color w:val="000000"/>
          <w:sz w:val="20"/>
          <w:szCs w:val="20"/>
          <w:lang w:eastAsia="en-IN"/>
        </w:rPr>
        <w:t xml:space="preserve">“Service </w:t>
      </w:r>
      <w:r w:rsidRPr="00110171">
        <w:rPr>
          <w:rFonts w:ascii="Mulish" w:hAnsi="Mulish" w:cs="Arial"/>
          <w:b/>
          <w:bCs/>
          <w:color w:val="000000"/>
          <w:sz w:val="20"/>
          <w:szCs w:val="20"/>
          <w:lang w:eastAsia="en-IN"/>
        </w:rPr>
        <w:t xml:space="preserve">Provider” </w:t>
      </w:r>
      <w:r w:rsidRPr="00110171">
        <w:rPr>
          <w:rFonts w:ascii="Mulish" w:hAnsi="Mulish" w:cs="Arial"/>
          <w:color w:val="000000"/>
          <w:sz w:val="20"/>
          <w:szCs w:val="20"/>
          <w:lang w:eastAsia="en-IN"/>
        </w:rPr>
        <w:t xml:space="preserve">upon the selection of the candidate recommended by the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color w:val="000000"/>
          <w:sz w:val="20"/>
          <w:szCs w:val="20"/>
          <w:lang w:eastAsia="en-IN"/>
        </w:rPr>
        <w:t xml:space="preserve">for its services in the manner defined in </w:t>
      </w:r>
      <w:r w:rsidRPr="00110171">
        <w:rPr>
          <w:rFonts w:ascii="Mulish" w:hAnsi="Mulish" w:cs="Arial"/>
          <w:b/>
          <w:color w:val="000000"/>
          <w:sz w:val="20"/>
          <w:szCs w:val="20"/>
          <w:lang w:eastAsia="en-IN"/>
        </w:rPr>
        <w:t>Annexure</w:t>
      </w:r>
      <w:r w:rsidRPr="00110171">
        <w:rPr>
          <w:rFonts w:ascii="Mulish" w:hAnsi="Mulish" w:cs="Arial"/>
          <w:color w:val="000000"/>
          <w:sz w:val="20"/>
          <w:szCs w:val="20"/>
          <w:lang w:eastAsia="en-IN"/>
        </w:rPr>
        <w:t xml:space="preserve"> </w:t>
      </w:r>
      <w:r w:rsidRPr="00110171">
        <w:rPr>
          <w:rFonts w:ascii="Mulish" w:hAnsi="Mulish" w:cs="Arial"/>
          <w:b/>
          <w:color w:val="000000"/>
          <w:sz w:val="20"/>
          <w:szCs w:val="20"/>
          <w:lang w:eastAsia="en-IN"/>
        </w:rPr>
        <w:t>“A”.</w:t>
      </w:r>
    </w:p>
    <w:p w14:paraId="0CB6E43D" w14:textId="77777777" w:rsidR="00D40C5C" w:rsidRPr="00110171" w:rsidRDefault="00D40C5C" w:rsidP="00D40C5C">
      <w:pPr>
        <w:jc w:val="both"/>
        <w:rPr>
          <w:rFonts w:ascii="Mulish" w:hAnsi="Mulish" w:cs="Arial"/>
          <w:sz w:val="20"/>
          <w:szCs w:val="20"/>
          <w:lang w:eastAsia="en-IN"/>
        </w:rPr>
      </w:pPr>
    </w:p>
    <w:p w14:paraId="5F5EB680" w14:textId="1BB34859" w:rsidR="00D26316" w:rsidRPr="00110171" w:rsidRDefault="00AB1EAF" w:rsidP="00AB1EAF">
      <w:pPr>
        <w:pStyle w:val="ListParagraph"/>
        <w:numPr>
          <w:ilvl w:val="0"/>
          <w:numId w:val="3"/>
        </w:numPr>
        <w:spacing w:line="276" w:lineRule="auto"/>
        <w:jc w:val="both"/>
        <w:rPr>
          <w:rFonts w:ascii="Mulish" w:hAnsi="Mulish" w:cs="Arial"/>
          <w:b/>
          <w:bCs/>
          <w:color w:val="000000"/>
          <w:sz w:val="20"/>
          <w:szCs w:val="20"/>
          <w:lang w:eastAsia="en-IN"/>
        </w:rPr>
      </w:pPr>
      <w:r w:rsidRPr="00110171">
        <w:rPr>
          <w:rFonts w:ascii="Mulish" w:hAnsi="Mulish" w:cs="Arial"/>
          <w:color w:val="000000"/>
          <w:sz w:val="20"/>
          <w:szCs w:val="20"/>
          <w:lang w:eastAsia="en-IN"/>
        </w:rPr>
        <w:t xml:space="preserve">Final Invoice as set out in </w:t>
      </w:r>
      <w:r w:rsidRPr="00110171">
        <w:rPr>
          <w:rFonts w:ascii="Mulish" w:hAnsi="Mulish" w:cs="Arial"/>
          <w:b/>
          <w:bCs/>
          <w:color w:val="000000"/>
          <w:sz w:val="20"/>
          <w:szCs w:val="20"/>
          <w:lang w:eastAsia="en-IN"/>
        </w:rPr>
        <w:t>Annexure “A”</w:t>
      </w:r>
      <w:r w:rsidRPr="00110171">
        <w:rPr>
          <w:rFonts w:ascii="Mulish" w:hAnsi="Mulish" w:cs="Arial"/>
          <w:color w:val="000000"/>
          <w:sz w:val="20"/>
          <w:szCs w:val="20"/>
          <w:lang w:eastAsia="en-IN"/>
        </w:rPr>
        <w:t xml:space="preserve"> to this Agreement shall be raised by the </w:t>
      </w:r>
      <w:r w:rsidRPr="00110171">
        <w:rPr>
          <w:rFonts w:ascii="Mulish" w:hAnsi="Mulish" w:cs="Arial"/>
          <w:b/>
          <w:bCs/>
          <w:color w:val="000000"/>
          <w:sz w:val="20"/>
          <w:szCs w:val="20"/>
          <w:lang w:eastAsia="en-IN"/>
        </w:rPr>
        <w:t>“Service Provider”</w:t>
      </w:r>
      <w:r w:rsidRPr="00110171">
        <w:rPr>
          <w:rFonts w:ascii="Mulish" w:hAnsi="Mulish" w:cs="Arial"/>
          <w:color w:val="000000"/>
          <w:sz w:val="20"/>
          <w:szCs w:val="20"/>
          <w:lang w:eastAsia="en-IN"/>
        </w:rPr>
        <w:t xml:space="preserve"> immediately as soon as the </w:t>
      </w:r>
      <w:r w:rsidR="00085053">
        <w:rPr>
          <w:rFonts w:ascii="Mulish" w:hAnsi="Mulish" w:cs="Arial"/>
          <w:color w:val="000000"/>
          <w:sz w:val="20"/>
          <w:szCs w:val="20"/>
          <w:lang w:eastAsia="en-IN"/>
        </w:rPr>
        <w:t>c</w:t>
      </w:r>
      <w:r w:rsidRPr="00110171">
        <w:rPr>
          <w:rFonts w:ascii="Mulish" w:hAnsi="Mulish" w:cs="Arial"/>
          <w:color w:val="000000"/>
          <w:sz w:val="20"/>
          <w:szCs w:val="20"/>
          <w:lang w:eastAsia="en-IN"/>
        </w:rPr>
        <w:t xml:space="preserve">andidate joins the </w:t>
      </w:r>
      <w:r w:rsidRPr="00AD301B">
        <w:rPr>
          <w:rFonts w:ascii="Mulish" w:hAnsi="Mulish" w:cs="Arial"/>
          <w:b/>
          <w:bCs/>
          <w:color w:val="000000"/>
          <w:sz w:val="20"/>
          <w:szCs w:val="20"/>
          <w:lang w:eastAsia="en-IN"/>
        </w:rPr>
        <w:t>“Client.”</w:t>
      </w:r>
      <w:r w:rsidRPr="00110171">
        <w:rPr>
          <w:rFonts w:ascii="Mulish" w:hAnsi="Mulish" w:cs="Arial"/>
          <w:color w:val="000000"/>
          <w:sz w:val="20"/>
          <w:szCs w:val="20"/>
          <w:lang w:eastAsia="en-IN"/>
        </w:rPr>
        <w:t xml:space="preserve"> The said invoice shall be payable by the </w:t>
      </w: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to the </w:t>
      </w:r>
      <w:r w:rsidRPr="00110171">
        <w:rPr>
          <w:rFonts w:ascii="Mulish" w:hAnsi="Mulish" w:cs="Arial"/>
          <w:b/>
          <w:bCs/>
          <w:color w:val="000000"/>
          <w:sz w:val="20"/>
          <w:szCs w:val="20"/>
          <w:lang w:eastAsia="en-IN"/>
        </w:rPr>
        <w:t>“Service Provider”</w:t>
      </w:r>
      <w:r w:rsidRPr="00110171">
        <w:rPr>
          <w:rFonts w:ascii="Mulish" w:hAnsi="Mulish" w:cs="Arial"/>
          <w:color w:val="000000"/>
          <w:sz w:val="20"/>
          <w:szCs w:val="20"/>
          <w:lang w:eastAsia="en-IN"/>
        </w:rPr>
        <w:t xml:space="preserve"> within </w:t>
      </w:r>
      <w:r w:rsidR="002B21F8">
        <w:rPr>
          <w:rFonts w:ascii="Mulish" w:hAnsi="Mulish" w:cs="Arial"/>
          <w:color w:val="000000"/>
          <w:sz w:val="20"/>
          <w:szCs w:val="20"/>
          <w:lang w:eastAsia="en-IN"/>
        </w:rPr>
        <w:t>fifteen</w:t>
      </w:r>
      <w:r w:rsidRPr="00110171">
        <w:rPr>
          <w:rFonts w:ascii="Mulish" w:hAnsi="Mulish" w:cs="Arial"/>
          <w:color w:val="000000"/>
          <w:sz w:val="20"/>
          <w:szCs w:val="20"/>
          <w:lang w:eastAsia="en-IN"/>
        </w:rPr>
        <w:t xml:space="preserve"> (</w:t>
      </w:r>
      <w:r w:rsidR="002B21F8">
        <w:rPr>
          <w:rFonts w:ascii="Mulish" w:hAnsi="Mulish" w:cs="Arial"/>
          <w:color w:val="000000"/>
          <w:sz w:val="20"/>
          <w:szCs w:val="20"/>
          <w:lang w:eastAsia="en-IN"/>
        </w:rPr>
        <w:t>15</w:t>
      </w:r>
      <w:r w:rsidRPr="00110171">
        <w:rPr>
          <w:rFonts w:ascii="Mulish" w:hAnsi="Mulish" w:cs="Arial"/>
          <w:color w:val="000000"/>
          <w:sz w:val="20"/>
          <w:szCs w:val="20"/>
          <w:lang w:eastAsia="en-IN"/>
        </w:rPr>
        <w:t xml:space="preserve">) working days from the date of receipt of the undisputed invoice from the </w:t>
      </w:r>
      <w:r w:rsidRPr="00110171">
        <w:rPr>
          <w:rFonts w:ascii="Mulish" w:hAnsi="Mulish" w:cs="Arial"/>
          <w:b/>
          <w:bCs/>
          <w:color w:val="000000"/>
          <w:sz w:val="20"/>
          <w:szCs w:val="20"/>
          <w:lang w:eastAsia="en-IN"/>
        </w:rPr>
        <w:t>“Service Provider.”</w:t>
      </w:r>
      <w:r w:rsidRPr="00110171">
        <w:rPr>
          <w:rFonts w:ascii="Mulish" w:hAnsi="Mulish" w:cs="Arial"/>
          <w:color w:val="000000"/>
          <w:sz w:val="20"/>
          <w:szCs w:val="20"/>
          <w:lang w:eastAsia="en-IN"/>
        </w:rPr>
        <w:t xml:space="preserve"> </w:t>
      </w:r>
      <w:r w:rsidR="00D40C5C" w:rsidRPr="00110171">
        <w:rPr>
          <w:rFonts w:ascii="Mulish" w:hAnsi="Mulish" w:cs="Arial"/>
          <w:color w:val="000000"/>
          <w:sz w:val="20"/>
          <w:szCs w:val="20"/>
          <w:lang w:eastAsia="en-IN"/>
        </w:rPr>
        <w:t xml:space="preserve">The payment shall be subject </w:t>
      </w:r>
      <w:r w:rsidR="00D40C5C" w:rsidRPr="00110171">
        <w:rPr>
          <w:rFonts w:ascii="Mulish" w:hAnsi="Mulish" w:cs="Arial"/>
          <w:color w:val="000000"/>
          <w:sz w:val="20"/>
          <w:szCs w:val="20"/>
          <w:lang w:eastAsia="en-IN"/>
        </w:rPr>
        <w:lastRenderedPageBreak/>
        <w:t xml:space="preserve">to deduction of TDS as applicable under Income Tax laws from time to time and shall be paid through NEFT/RTGS/CHEQUE in favor of </w:t>
      </w:r>
      <w:r w:rsidR="00D40C5C" w:rsidRPr="00110171">
        <w:rPr>
          <w:rFonts w:ascii="Mulish" w:hAnsi="Mulish" w:cs="Arial"/>
          <w:b/>
          <w:bCs/>
          <w:color w:val="000000"/>
          <w:sz w:val="20"/>
          <w:szCs w:val="20"/>
          <w:lang w:eastAsia="en-IN"/>
        </w:rPr>
        <w:t xml:space="preserve">“Hireginie Talent Cloud Private Ltd”. </w:t>
      </w:r>
    </w:p>
    <w:p w14:paraId="4F8C2B22" w14:textId="77777777" w:rsidR="00D26316" w:rsidRPr="00110171" w:rsidRDefault="00D26316" w:rsidP="00D26316">
      <w:pPr>
        <w:pStyle w:val="ListParagraph"/>
        <w:rPr>
          <w:rFonts w:ascii="Mulish" w:hAnsi="Mulish" w:cs="Arial"/>
          <w:bCs/>
          <w:color w:val="000000"/>
          <w:sz w:val="20"/>
          <w:szCs w:val="20"/>
          <w:lang w:eastAsia="en-IN"/>
        </w:rPr>
      </w:pPr>
    </w:p>
    <w:p w14:paraId="4F5FA100" w14:textId="77777777" w:rsidR="00380F99" w:rsidRPr="00110171" w:rsidRDefault="00380F99" w:rsidP="00D26316">
      <w:pPr>
        <w:pStyle w:val="ListParagraph"/>
        <w:spacing w:line="276" w:lineRule="auto"/>
        <w:ind w:left="0"/>
        <w:jc w:val="both"/>
        <w:rPr>
          <w:rFonts w:ascii="Mulish" w:hAnsi="Mulish" w:cs="Arial"/>
          <w:bCs/>
          <w:color w:val="000000"/>
          <w:sz w:val="20"/>
          <w:szCs w:val="20"/>
          <w:lang w:eastAsia="en-IN"/>
        </w:rPr>
      </w:pPr>
    </w:p>
    <w:p w14:paraId="7940D3A8" w14:textId="77777777" w:rsidR="00D40C5C" w:rsidRPr="00110171" w:rsidRDefault="00D40C5C" w:rsidP="00D26316">
      <w:pPr>
        <w:pStyle w:val="ListParagraph"/>
        <w:spacing w:line="276" w:lineRule="auto"/>
        <w:ind w:left="0"/>
        <w:jc w:val="both"/>
        <w:rPr>
          <w:rFonts w:ascii="Mulish" w:hAnsi="Mulish" w:cs="Arial"/>
          <w:color w:val="000000"/>
          <w:sz w:val="20"/>
          <w:szCs w:val="20"/>
          <w:lang w:eastAsia="en-IN"/>
        </w:rPr>
      </w:pPr>
      <w:r w:rsidRPr="00110171">
        <w:rPr>
          <w:rFonts w:ascii="Mulish" w:hAnsi="Mulish" w:cs="Arial"/>
          <w:bCs/>
          <w:color w:val="000000"/>
          <w:sz w:val="20"/>
          <w:szCs w:val="20"/>
          <w:lang w:eastAsia="en-IN"/>
        </w:rPr>
        <w:t>The</w:t>
      </w:r>
      <w:r w:rsidRPr="00110171">
        <w:rPr>
          <w:rFonts w:ascii="Mulish" w:hAnsi="Mulish" w:cs="Arial"/>
          <w:color w:val="000000"/>
          <w:sz w:val="20"/>
          <w:szCs w:val="20"/>
          <w:lang w:eastAsia="en-IN"/>
        </w:rPr>
        <w:t xml:space="preserve"> detailed scope of the services relating to this present agreement is mentioned and included in </w:t>
      </w:r>
      <w:r w:rsidRPr="00110171">
        <w:rPr>
          <w:rFonts w:ascii="Mulish" w:hAnsi="Mulish" w:cs="Arial"/>
          <w:b/>
          <w:bCs/>
          <w:color w:val="000000"/>
          <w:sz w:val="20"/>
          <w:szCs w:val="20"/>
          <w:lang w:eastAsia="en-IN"/>
        </w:rPr>
        <w:t>Annexure “B</w:t>
      </w:r>
      <w:r w:rsidRPr="00110171">
        <w:rPr>
          <w:rFonts w:ascii="Mulish" w:hAnsi="Mulish" w:cs="Arial"/>
          <w:color w:val="000000"/>
          <w:sz w:val="20"/>
          <w:szCs w:val="20"/>
          <w:lang w:eastAsia="en-IN"/>
        </w:rPr>
        <w:t>” and will form the part of this agreement.</w:t>
      </w:r>
    </w:p>
    <w:p w14:paraId="4704B9C9" w14:textId="77777777" w:rsidR="00D40C5C" w:rsidRPr="00110171" w:rsidRDefault="00D40C5C" w:rsidP="00D40C5C">
      <w:pPr>
        <w:jc w:val="both"/>
        <w:rPr>
          <w:rFonts w:ascii="Mulish" w:hAnsi="Mulish" w:cs="Arial"/>
          <w:color w:val="000000"/>
          <w:sz w:val="20"/>
          <w:szCs w:val="20"/>
          <w:lang w:eastAsia="en-IN"/>
        </w:rPr>
      </w:pPr>
    </w:p>
    <w:p w14:paraId="1B582146" w14:textId="77777777" w:rsidR="00D40C5C" w:rsidRPr="00110171" w:rsidRDefault="00D40C5C" w:rsidP="00D40C5C">
      <w:pPr>
        <w:jc w:val="both"/>
        <w:rPr>
          <w:rFonts w:ascii="Mulish" w:hAnsi="Mulish" w:cs="Arial"/>
          <w:color w:val="000000"/>
          <w:sz w:val="20"/>
          <w:szCs w:val="20"/>
          <w:lang w:eastAsia="en-IN"/>
        </w:rPr>
      </w:pPr>
    </w:p>
    <w:p w14:paraId="1F013853" w14:textId="77777777" w:rsidR="00D40C5C" w:rsidRPr="00110171" w:rsidRDefault="00D40C5C" w:rsidP="00D40C5C">
      <w:pPr>
        <w:jc w:val="both"/>
        <w:rPr>
          <w:rFonts w:ascii="Mulish" w:hAnsi="Mulish" w:cs="Arial"/>
          <w:color w:val="000000"/>
          <w:sz w:val="20"/>
          <w:szCs w:val="20"/>
          <w:lang w:eastAsia="en-IN"/>
        </w:rPr>
      </w:pPr>
    </w:p>
    <w:p w14:paraId="0CDA7CFB" w14:textId="77777777" w:rsidR="00D40C5C" w:rsidRPr="00110171" w:rsidRDefault="00D40C5C" w:rsidP="00D40C5C">
      <w:pPr>
        <w:jc w:val="both"/>
        <w:rPr>
          <w:rFonts w:ascii="Mulish" w:hAnsi="Mulish" w:cs="Arial"/>
          <w:color w:val="000000"/>
          <w:sz w:val="20"/>
          <w:szCs w:val="20"/>
          <w:lang w:eastAsia="en-IN"/>
        </w:rPr>
      </w:pPr>
    </w:p>
    <w:p w14:paraId="34F95ED5" w14:textId="77777777" w:rsidR="00D40C5C" w:rsidRPr="00110171" w:rsidRDefault="00D40C5C" w:rsidP="00D40C5C">
      <w:pPr>
        <w:jc w:val="both"/>
        <w:rPr>
          <w:rFonts w:ascii="Mulish" w:hAnsi="Mulish" w:cs="Arial"/>
          <w:color w:val="000000"/>
          <w:sz w:val="20"/>
          <w:szCs w:val="20"/>
          <w:lang w:eastAsia="en-IN"/>
        </w:rPr>
      </w:pPr>
    </w:p>
    <w:p w14:paraId="5DB7ED50" w14:textId="77777777" w:rsidR="00D40C5C" w:rsidRPr="00110171" w:rsidRDefault="00D40C5C" w:rsidP="00D40C5C">
      <w:pPr>
        <w:jc w:val="both"/>
        <w:rPr>
          <w:rFonts w:ascii="Mulish" w:hAnsi="Mulish" w:cs="Arial"/>
          <w:sz w:val="20"/>
          <w:szCs w:val="20"/>
          <w:lang w:eastAsia="en-IN"/>
        </w:rPr>
      </w:pPr>
    </w:p>
    <w:p w14:paraId="1BF48238" w14:textId="12E53F88" w:rsidR="00D40C5C" w:rsidRPr="00110171" w:rsidRDefault="00D40C5C" w:rsidP="00D40C5C">
      <w:pPr>
        <w:jc w:val="both"/>
        <w:rPr>
          <w:rFonts w:ascii="Mulish" w:hAnsi="Mulish" w:cs="Arial"/>
          <w:color w:val="000000"/>
          <w:sz w:val="20"/>
          <w:szCs w:val="20"/>
          <w:lang w:eastAsia="en-IN"/>
        </w:rPr>
      </w:pPr>
      <w:r w:rsidRPr="00110171">
        <w:rPr>
          <w:rFonts w:ascii="Mulish" w:hAnsi="Mulish" w:cs="Arial"/>
          <w:color w:val="000000"/>
          <w:sz w:val="20"/>
          <w:szCs w:val="20"/>
          <w:lang w:eastAsia="en-IN"/>
        </w:rPr>
        <w:t xml:space="preserve">Signed and delivered by for and on behalf of the </w:t>
      </w:r>
      <w:r w:rsidR="00E34447">
        <w:rPr>
          <w:rFonts w:ascii="Mulish" w:hAnsi="Mulish" w:cs="Arial"/>
          <w:color w:val="000000"/>
          <w:sz w:val="20"/>
          <w:szCs w:val="20"/>
          <w:lang w:val="en-IN"/>
        </w:rPr>
        <w:t>_____________</w:t>
      </w:r>
      <w:r w:rsidRPr="00110171">
        <w:rPr>
          <w:rFonts w:ascii="Mulish" w:hAnsi="Mulish" w:cs="Arial"/>
          <w:color w:val="000000"/>
          <w:sz w:val="20"/>
          <w:szCs w:val="20"/>
          <w:lang w:eastAsia="en-IN"/>
        </w:rPr>
        <w:t xml:space="preserve"> by</w:t>
      </w:r>
    </w:p>
    <w:p w14:paraId="0E3457E4" w14:textId="77777777" w:rsidR="00D40C5C" w:rsidRPr="00110171" w:rsidRDefault="00D40C5C" w:rsidP="00D40C5C">
      <w:pPr>
        <w:jc w:val="both"/>
        <w:rPr>
          <w:rFonts w:ascii="Mulish" w:hAnsi="Mulish" w:cs="Arial"/>
          <w:color w:val="000000"/>
          <w:sz w:val="20"/>
          <w:szCs w:val="20"/>
          <w:lang w:eastAsia="en-IN"/>
        </w:rPr>
      </w:pPr>
    </w:p>
    <w:p w14:paraId="091C8C7D" w14:textId="77777777" w:rsidR="00D40C5C" w:rsidRPr="00110171" w:rsidRDefault="00D40C5C" w:rsidP="00D40C5C">
      <w:pPr>
        <w:jc w:val="both"/>
        <w:rPr>
          <w:rFonts w:ascii="Mulish" w:hAnsi="Mulish" w:cs="Arial"/>
          <w:sz w:val="20"/>
          <w:szCs w:val="20"/>
          <w:lang w:eastAsia="en-IN"/>
        </w:rPr>
      </w:pPr>
    </w:p>
    <w:p w14:paraId="274655E7" w14:textId="77777777" w:rsidR="00D40C5C" w:rsidRPr="00110171" w:rsidRDefault="00D40C5C" w:rsidP="00D40C5C">
      <w:pPr>
        <w:jc w:val="both"/>
        <w:rPr>
          <w:rFonts w:ascii="Mulish" w:hAnsi="Mulish" w:cs="Arial"/>
          <w:sz w:val="20"/>
          <w:szCs w:val="20"/>
          <w:lang w:eastAsia="en-IN"/>
        </w:rPr>
      </w:pPr>
    </w:p>
    <w:p w14:paraId="505A4520" w14:textId="77777777"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________________________</w:t>
      </w:r>
    </w:p>
    <w:p w14:paraId="321ABE08" w14:textId="77777777" w:rsidR="00D40C5C" w:rsidRPr="00110171" w:rsidRDefault="00D40C5C" w:rsidP="00D40C5C">
      <w:pPr>
        <w:jc w:val="both"/>
        <w:rPr>
          <w:rFonts w:ascii="Mulish" w:hAnsi="Mulish" w:cs="Arial"/>
          <w:color w:val="000000"/>
          <w:sz w:val="20"/>
          <w:szCs w:val="20"/>
          <w:lang w:eastAsia="en-IN"/>
        </w:rPr>
      </w:pPr>
    </w:p>
    <w:p w14:paraId="46F917D7" w14:textId="77777777"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Name:</w:t>
      </w:r>
      <w:r w:rsidR="000668F7" w:rsidRPr="00110171">
        <w:rPr>
          <w:rFonts w:ascii="Mulish" w:hAnsi="Mulish" w:cs="Arial"/>
          <w:color w:val="000000"/>
          <w:sz w:val="20"/>
          <w:szCs w:val="20"/>
          <w:lang w:eastAsia="en-IN"/>
        </w:rPr>
        <w:t xml:space="preserve"> </w:t>
      </w:r>
    </w:p>
    <w:p w14:paraId="5D147243" w14:textId="77777777"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Designation:</w:t>
      </w:r>
      <w:r w:rsidR="000668F7" w:rsidRPr="00110171">
        <w:rPr>
          <w:rFonts w:ascii="Mulish" w:hAnsi="Mulish" w:cs="Arial"/>
          <w:color w:val="000000"/>
          <w:sz w:val="20"/>
          <w:szCs w:val="20"/>
          <w:lang w:eastAsia="en-IN"/>
        </w:rPr>
        <w:t xml:space="preserve"> </w:t>
      </w:r>
    </w:p>
    <w:p w14:paraId="74706867" w14:textId="77777777"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(Authorized Signatory) </w:t>
      </w:r>
    </w:p>
    <w:p w14:paraId="17621F1F" w14:textId="77777777" w:rsidR="00D40C5C" w:rsidRPr="00110171" w:rsidRDefault="00D40C5C" w:rsidP="00D40C5C">
      <w:pPr>
        <w:jc w:val="both"/>
        <w:rPr>
          <w:rFonts w:ascii="Mulish" w:hAnsi="Mulish" w:cs="Arial"/>
          <w:sz w:val="20"/>
          <w:szCs w:val="20"/>
          <w:lang w:eastAsia="en-IN"/>
        </w:rPr>
      </w:pPr>
    </w:p>
    <w:p w14:paraId="2A50AABA" w14:textId="77777777" w:rsidR="00D40C5C" w:rsidRPr="00110171" w:rsidRDefault="00D40C5C" w:rsidP="00D40C5C">
      <w:pPr>
        <w:jc w:val="both"/>
        <w:rPr>
          <w:rFonts w:ascii="Mulish" w:hAnsi="Mulish" w:cs="Arial"/>
          <w:sz w:val="20"/>
          <w:szCs w:val="20"/>
          <w:lang w:eastAsia="en-IN"/>
        </w:rPr>
      </w:pPr>
    </w:p>
    <w:p w14:paraId="73B25977" w14:textId="77777777" w:rsidR="00D40C5C" w:rsidRPr="00110171" w:rsidRDefault="00D40C5C" w:rsidP="00D40C5C">
      <w:pPr>
        <w:jc w:val="both"/>
        <w:rPr>
          <w:rFonts w:ascii="Mulish" w:hAnsi="Mulish" w:cs="Arial"/>
          <w:sz w:val="20"/>
          <w:szCs w:val="20"/>
          <w:lang w:eastAsia="en-IN"/>
        </w:rPr>
      </w:pPr>
    </w:p>
    <w:p w14:paraId="1C1F1767" w14:textId="77777777"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Signed and delivered for and on behalf of Hireginie Talent Cloud Pvt Ltd. by </w:t>
      </w:r>
    </w:p>
    <w:p w14:paraId="6FD196EB" w14:textId="77777777" w:rsidR="00D40C5C" w:rsidRPr="00110171" w:rsidRDefault="00D40C5C" w:rsidP="00D40C5C">
      <w:pPr>
        <w:jc w:val="both"/>
        <w:rPr>
          <w:rFonts w:ascii="Mulish" w:hAnsi="Mulish" w:cs="Arial"/>
          <w:sz w:val="20"/>
          <w:szCs w:val="20"/>
          <w:lang w:eastAsia="en-IN"/>
        </w:rPr>
      </w:pPr>
    </w:p>
    <w:p w14:paraId="5697A0AB" w14:textId="77777777" w:rsidR="00D40C5C" w:rsidRPr="00110171" w:rsidRDefault="00D40C5C" w:rsidP="00D40C5C">
      <w:pPr>
        <w:jc w:val="both"/>
        <w:rPr>
          <w:rFonts w:ascii="Mulish" w:hAnsi="Mulish" w:cs="Arial"/>
          <w:sz w:val="20"/>
          <w:szCs w:val="20"/>
          <w:lang w:eastAsia="en-IN"/>
        </w:rPr>
      </w:pPr>
    </w:p>
    <w:p w14:paraId="11FB9E29" w14:textId="1D9C0B4A" w:rsidR="00D40C5C" w:rsidRPr="00110171" w:rsidRDefault="00F93B8E" w:rsidP="00D40C5C">
      <w:pPr>
        <w:jc w:val="both"/>
        <w:rPr>
          <w:rFonts w:ascii="Mulish" w:hAnsi="Mulish" w:cs="Arial"/>
          <w:sz w:val="20"/>
          <w:szCs w:val="20"/>
          <w:lang w:eastAsia="en-IN"/>
        </w:rPr>
      </w:pPr>
      <w:r>
        <w:rPr>
          <w:noProof/>
        </w:rPr>
        <w:drawing>
          <wp:inline distT="0" distB="0" distL="0" distR="0" wp14:anchorId="127F29D9" wp14:editId="701ABF7A">
            <wp:extent cx="990600" cy="568325"/>
            <wp:effectExtent l="0" t="0" r="0" b="3175"/>
            <wp:docPr id="19352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3212" cy="592772"/>
                    </a:xfrm>
                    <a:prstGeom prst="rect">
                      <a:avLst/>
                    </a:prstGeom>
                    <a:noFill/>
                    <a:ln>
                      <a:noFill/>
                    </a:ln>
                  </pic:spPr>
                </pic:pic>
              </a:graphicData>
            </a:graphic>
          </wp:inline>
        </w:drawing>
      </w:r>
      <w:r w:rsidR="006528BC">
        <w:rPr>
          <w:noProof/>
        </w:rPr>
        <w:drawing>
          <wp:inline distT="0" distB="0" distL="0" distR="0" wp14:anchorId="4B782370" wp14:editId="5800EFB9">
            <wp:extent cx="647700" cy="649519"/>
            <wp:effectExtent l="0" t="0" r="0" b="0"/>
            <wp:docPr id="1246112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8379" cy="660228"/>
                    </a:xfrm>
                    <a:prstGeom prst="rect">
                      <a:avLst/>
                    </a:prstGeom>
                    <a:noFill/>
                    <a:ln>
                      <a:noFill/>
                    </a:ln>
                  </pic:spPr>
                </pic:pic>
              </a:graphicData>
            </a:graphic>
          </wp:inline>
        </w:drawing>
      </w:r>
    </w:p>
    <w:p w14:paraId="7CEF3CCB" w14:textId="77777777"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______________________</w:t>
      </w:r>
    </w:p>
    <w:p w14:paraId="00FC36E7" w14:textId="77777777" w:rsidR="00D40C5C" w:rsidRPr="00110171" w:rsidRDefault="00D40C5C" w:rsidP="00D40C5C">
      <w:pPr>
        <w:jc w:val="both"/>
        <w:rPr>
          <w:rFonts w:ascii="Mulish" w:hAnsi="Mulish" w:cs="Arial"/>
          <w:color w:val="000000"/>
          <w:sz w:val="20"/>
          <w:szCs w:val="20"/>
          <w:lang w:eastAsia="en-IN"/>
        </w:rPr>
      </w:pPr>
    </w:p>
    <w:p w14:paraId="66D2F8D5" w14:textId="75120F81"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Name:</w:t>
      </w:r>
      <w:r w:rsidR="00021D04" w:rsidRPr="00110171">
        <w:rPr>
          <w:rFonts w:ascii="Mulish" w:hAnsi="Mulish" w:cs="Arial"/>
          <w:color w:val="000000"/>
          <w:sz w:val="20"/>
          <w:szCs w:val="20"/>
          <w:lang w:eastAsia="en-IN"/>
        </w:rPr>
        <w:t xml:space="preserve"> </w:t>
      </w:r>
      <w:r w:rsidR="00B30A3E">
        <w:rPr>
          <w:rFonts w:ascii="Mulish" w:hAnsi="Mulish" w:cs="Arial"/>
          <w:color w:val="000000"/>
          <w:sz w:val="20"/>
          <w:szCs w:val="20"/>
          <w:lang w:eastAsia="en-IN"/>
        </w:rPr>
        <w:t>Saima Khan</w:t>
      </w:r>
    </w:p>
    <w:p w14:paraId="46A0F712" w14:textId="6F9F71DE" w:rsidR="00D40C5C" w:rsidRPr="00110171" w:rsidRDefault="00D40C5C" w:rsidP="00B30A3E">
      <w:pPr>
        <w:jc w:val="both"/>
        <w:rPr>
          <w:rFonts w:ascii="Mulish" w:hAnsi="Mulish" w:cs="Arial"/>
          <w:sz w:val="20"/>
          <w:szCs w:val="20"/>
          <w:lang w:eastAsia="en-IN"/>
        </w:rPr>
      </w:pPr>
      <w:r w:rsidRPr="00110171">
        <w:rPr>
          <w:rFonts w:ascii="Mulish" w:hAnsi="Mulish" w:cs="Arial"/>
          <w:color w:val="000000"/>
          <w:sz w:val="20"/>
          <w:szCs w:val="20"/>
          <w:lang w:eastAsia="en-IN"/>
        </w:rPr>
        <w:t>Designation:</w:t>
      </w:r>
      <w:r w:rsidR="00021D04" w:rsidRPr="00110171">
        <w:rPr>
          <w:rFonts w:ascii="Mulish" w:hAnsi="Mulish" w:cs="Arial"/>
          <w:color w:val="000000"/>
          <w:sz w:val="20"/>
          <w:szCs w:val="20"/>
          <w:lang w:eastAsia="en-IN"/>
        </w:rPr>
        <w:t xml:space="preserve"> </w:t>
      </w:r>
      <w:r w:rsidR="00B30A3E" w:rsidRPr="00B30A3E">
        <w:rPr>
          <w:rFonts w:ascii="Mulish" w:hAnsi="Mulish" w:cs="Arial"/>
          <w:color w:val="000000"/>
          <w:sz w:val="20"/>
          <w:szCs w:val="20"/>
          <w:lang w:val="en-IN" w:eastAsia="en-IN"/>
        </w:rPr>
        <w:t>Director &amp; Co-founder</w:t>
      </w:r>
    </w:p>
    <w:p w14:paraId="28333DDD" w14:textId="77777777" w:rsidR="00D40C5C" w:rsidRPr="00110171" w:rsidRDefault="00D40C5C" w:rsidP="00D40C5C">
      <w:pPr>
        <w:jc w:val="both"/>
        <w:rPr>
          <w:rFonts w:ascii="Mulish" w:hAnsi="Mulish" w:cs="Arial"/>
          <w:sz w:val="20"/>
          <w:szCs w:val="20"/>
          <w:lang w:eastAsia="en-IN"/>
        </w:rPr>
      </w:pPr>
      <w:r w:rsidRPr="00110171">
        <w:rPr>
          <w:rFonts w:ascii="Mulish" w:hAnsi="Mulish" w:cs="Arial"/>
          <w:color w:val="000000"/>
          <w:sz w:val="20"/>
          <w:szCs w:val="20"/>
          <w:lang w:eastAsia="en-IN"/>
        </w:rPr>
        <w:t>(Authorized Signatory) </w:t>
      </w:r>
    </w:p>
    <w:p w14:paraId="6437E925" w14:textId="392AB745" w:rsidR="00D40C5C" w:rsidRPr="00110171" w:rsidRDefault="00D40C5C" w:rsidP="00F93B8E">
      <w:pPr>
        <w:jc w:val="both"/>
        <w:rPr>
          <w:rFonts w:ascii="Mulish" w:hAnsi="Mulish" w:cs="Arial"/>
          <w:b/>
          <w:bCs/>
          <w:color w:val="000000"/>
          <w:sz w:val="20"/>
          <w:szCs w:val="20"/>
          <w:u w:val="single"/>
          <w:lang w:eastAsia="en-IN"/>
        </w:rPr>
      </w:pPr>
      <w:r w:rsidRPr="00110171">
        <w:rPr>
          <w:rFonts w:ascii="Mulish" w:hAnsi="Mulish" w:cs="Arial"/>
          <w:sz w:val="20"/>
          <w:szCs w:val="20"/>
          <w:lang w:eastAsia="en-IN"/>
        </w:rPr>
        <w:br/>
      </w:r>
      <w:r w:rsidRPr="00110171">
        <w:rPr>
          <w:rFonts w:ascii="Mulish" w:hAnsi="Mulish" w:cs="Arial"/>
          <w:sz w:val="20"/>
          <w:szCs w:val="20"/>
          <w:lang w:eastAsia="en-IN"/>
        </w:rPr>
        <w:br/>
      </w:r>
      <w:r w:rsidRPr="00110171">
        <w:rPr>
          <w:rFonts w:ascii="Mulish" w:hAnsi="Mulish" w:cs="Arial"/>
          <w:sz w:val="20"/>
          <w:szCs w:val="20"/>
          <w:lang w:eastAsia="en-IN"/>
        </w:rPr>
        <w:br/>
      </w:r>
      <w:r w:rsidRPr="00110171">
        <w:rPr>
          <w:rFonts w:ascii="Mulish" w:hAnsi="Mulish" w:cs="Arial"/>
          <w:sz w:val="20"/>
          <w:szCs w:val="20"/>
          <w:lang w:eastAsia="en-IN"/>
        </w:rPr>
        <w:br/>
      </w:r>
    </w:p>
    <w:p w14:paraId="4FF824BB" w14:textId="77777777" w:rsidR="00D40C5C" w:rsidRPr="00110171" w:rsidRDefault="00D40C5C" w:rsidP="00D40C5C">
      <w:pPr>
        <w:jc w:val="center"/>
        <w:rPr>
          <w:rFonts w:ascii="Mulish" w:hAnsi="Mulish" w:cs="Arial"/>
          <w:b/>
          <w:bCs/>
          <w:color w:val="000000"/>
          <w:sz w:val="20"/>
          <w:szCs w:val="20"/>
          <w:u w:val="single"/>
          <w:lang w:eastAsia="en-IN"/>
        </w:rPr>
      </w:pPr>
    </w:p>
    <w:p w14:paraId="7DA5F02C" w14:textId="77777777" w:rsidR="00B763D4" w:rsidRPr="00110171" w:rsidRDefault="00B763D4" w:rsidP="00D40C5C">
      <w:pPr>
        <w:jc w:val="center"/>
        <w:rPr>
          <w:rFonts w:ascii="Mulish" w:hAnsi="Mulish" w:cs="Arial"/>
          <w:b/>
          <w:bCs/>
          <w:color w:val="000000"/>
          <w:sz w:val="20"/>
          <w:szCs w:val="20"/>
          <w:u w:val="single"/>
          <w:lang w:eastAsia="en-IN"/>
        </w:rPr>
      </w:pPr>
    </w:p>
    <w:p w14:paraId="61FBCACF" w14:textId="77777777" w:rsidR="00B763D4" w:rsidRPr="00110171" w:rsidRDefault="00B763D4" w:rsidP="00D40C5C">
      <w:pPr>
        <w:jc w:val="center"/>
        <w:rPr>
          <w:rFonts w:ascii="Mulish" w:hAnsi="Mulish" w:cs="Arial"/>
          <w:b/>
          <w:bCs/>
          <w:color w:val="000000"/>
          <w:sz w:val="20"/>
          <w:szCs w:val="20"/>
          <w:u w:val="single"/>
          <w:lang w:eastAsia="en-IN"/>
        </w:rPr>
      </w:pPr>
    </w:p>
    <w:p w14:paraId="13A046BC" w14:textId="77777777" w:rsidR="00B763D4" w:rsidRDefault="00B763D4" w:rsidP="00D40C5C">
      <w:pPr>
        <w:jc w:val="center"/>
        <w:rPr>
          <w:rFonts w:ascii="Mulish" w:hAnsi="Mulish" w:cs="Arial"/>
          <w:b/>
          <w:bCs/>
          <w:color w:val="000000"/>
          <w:sz w:val="20"/>
          <w:szCs w:val="20"/>
          <w:u w:val="single"/>
          <w:lang w:eastAsia="en-IN"/>
        </w:rPr>
      </w:pPr>
    </w:p>
    <w:p w14:paraId="04F6CE2C" w14:textId="77777777" w:rsidR="001B3817" w:rsidRDefault="001B3817" w:rsidP="00D40C5C">
      <w:pPr>
        <w:jc w:val="center"/>
        <w:rPr>
          <w:rFonts w:ascii="Mulish" w:hAnsi="Mulish" w:cs="Arial"/>
          <w:b/>
          <w:bCs/>
          <w:color w:val="000000"/>
          <w:sz w:val="20"/>
          <w:szCs w:val="20"/>
          <w:u w:val="single"/>
          <w:lang w:eastAsia="en-IN"/>
        </w:rPr>
      </w:pPr>
    </w:p>
    <w:p w14:paraId="1B2F0868" w14:textId="77777777" w:rsidR="001B3817" w:rsidRDefault="001B3817" w:rsidP="00D40C5C">
      <w:pPr>
        <w:jc w:val="center"/>
        <w:rPr>
          <w:rFonts w:ascii="Mulish" w:hAnsi="Mulish" w:cs="Arial"/>
          <w:b/>
          <w:bCs/>
          <w:color w:val="000000"/>
          <w:sz w:val="20"/>
          <w:szCs w:val="20"/>
          <w:u w:val="single"/>
          <w:lang w:eastAsia="en-IN"/>
        </w:rPr>
      </w:pPr>
    </w:p>
    <w:p w14:paraId="3019C1E0" w14:textId="77777777" w:rsidR="001B3817" w:rsidRDefault="001B3817" w:rsidP="00D40C5C">
      <w:pPr>
        <w:jc w:val="center"/>
        <w:rPr>
          <w:rFonts w:ascii="Mulish" w:hAnsi="Mulish" w:cs="Arial"/>
          <w:b/>
          <w:bCs/>
          <w:color w:val="000000"/>
          <w:sz w:val="20"/>
          <w:szCs w:val="20"/>
          <w:u w:val="single"/>
          <w:lang w:eastAsia="en-IN"/>
        </w:rPr>
      </w:pPr>
    </w:p>
    <w:p w14:paraId="21C3A31C" w14:textId="77777777" w:rsidR="001B3817" w:rsidRPr="00110171" w:rsidRDefault="001B3817" w:rsidP="00D40C5C">
      <w:pPr>
        <w:jc w:val="center"/>
        <w:rPr>
          <w:rFonts w:ascii="Mulish" w:hAnsi="Mulish" w:cs="Arial"/>
          <w:b/>
          <w:bCs/>
          <w:color w:val="000000"/>
          <w:sz w:val="20"/>
          <w:szCs w:val="20"/>
          <w:u w:val="single"/>
          <w:lang w:eastAsia="en-IN"/>
        </w:rPr>
      </w:pPr>
    </w:p>
    <w:p w14:paraId="06C6647B" w14:textId="77777777" w:rsidR="00D40C5C" w:rsidRPr="00110171" w:rsidRDefault="00D40C5C" w:rsidP="00D40C5C">
      <w:pPr>
        <w:jc w:val="center"/>
        <w:rPr>
          <w:rFonts w:ascii="Mulish" w:hAnsi="Mulish" w:cs="Arial"/>
          <w:b/>
          <w:bCs/>
          <w:color w:val="000000"/>
          <w:sz w:val="20"/>
          <w:szCs w:val="20"/>
          <w:u w:val="single"/>
          <w:lang w:eastAsia="en-IN"/>
        </w:rPr>
      </w:pPr>
    </w:p>
    <w:p w14:paraId="04096F6B" w14:textId="77777777" w:rsidR="00D40C5C" w:rsidRPr="00110171" w:rsidRDefault="00D40C5C" w:rsidP="00D40C5C">
      <w:pPr>
        <w:jc w:val="center"/>
        <w:rPr>
          <w:rFonts w:ascii="Mulish" w:hAnsi="Mulish" w:cs="Arial"/>
          <w:sz w:val="20"/>
          <w:szCs w:val="20"/>
          <w:lang w:eastAsia="en-IN"/>
        </w:rPr>
      </w:pPr>
      <w:r w:rsidRPr="00110171">
        <w:rPr>
          <w:rFonts w:ascii="Mulish" w:hAnsi="Mulish" w:cs="Arial"/>
          <w:b/>
          <w:bCs/>
          <w:color w:val="000000"/>
          <w:sz w:val="20"/>
          <w:szCs w:val="20"/>
          <w:u w:val="single"/>
          <w:lang w:eastAsia="en-IN"/>
        </w:rPr>
        <w:lastRenderedPageBreak/>
        <w:t>ANNEXURE A</w:t>
      </w:r>
    </w:p>
    <w:p w14:paraId="79042034" w14:textId="77777777" w:rsidR="00D40C5C" w:rsidRPr="00110171" w:rsidRDefault="00D40C5C" w:rsidP="00D40C5C">
      <w:pPr>
        <w:jc w:val="both"/>
        <w:rPr>
          <w:rFonts w:ascii="Mulish" w:hAnsi="Mulish" w:cs="Arial"/>
          <w:sz w:val="20"/>
          <w:szCs w:val="20"/>
          <w:lang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14"/>
        <w:gridCol w:w="3056"/>
        <w:gridCol w:w="3031"/>
        <w:gridCol w:w="1985"/>
      </w:tblGrid>
      <w:tr w:rsidR="00D40C5C" w:rsidRPr="00110171" w14:paraId="3F5865D7" w14:textId="77777777" w:rsidTr="00680D82">
        <w:trPr>
          <w:trHeight w:val="510"/>
          <w:jc w:val="center"/>
        </w:trPr>
        <w:tc>
          <w:tcPr>
            <w:tcW w:w="0" w:type="auto"/>
            <w:tcBorders>
              <w:top w:val="single" w:sz="6" w:space="0" w:color="000000"/>
              <w:left w:val="single" w:sz="6" w:space="0" w:color="000000"/>
              <w:bottom w:val="single" w:sz="6" w:space="0" w:color="000000"/>
              <w:right w:val="single" w:sz="6" w:space="0" w:color="000000"/>
            </w:tcBorders>
            <w:shd w:val="clear" w:color="auto" w:fill="625E5E"/>
            <w:tcMar>
              <w:top w:w="60" w:type="dxa"/>
              <w:left w:w="60" w:type="dxa"/>
              <w:bottom w:w="60" w:type="dxa"/>
              <w:right w:w="60" w:type="dxa"/>
            </w:tcMar>
            <w:vAlign w:val="bottom"/>
            <w:hideMark/>
          </w:tcPr>
          <w:p w14:paraId="2E545DE8" w14:textId="77777777" w:rsidR="00D40C5C" w:rsidRPr="00110171" w:rsidRDefault="00AA3BCF" w:rsidP="000A1568">
            <w:pPr>
              <w:jc w:val="center"/>
              <w:rPr>
                <w:rFonts w:ascii="Mulish" w:hAnsi="Mulish" w:cs="Arial"/>
                <w:sz w:val="20"/>
                <w:szCs w:val="20"/>
                <w:lang w:eastAsia="en-IN"/>
              </w:rPr>
            </w:pPr>
            <w:r w:rsidRPr="00110171">
              <w:rPr>
                <w:rFonts w:ascii="Mulish" w:hAnsi="Mulish" w:cs="Arial"/>
                <w:b/>
                <w:bCs/>
                <w:color w:val="EFEFEF"/>
                <w:sz w:val="20"/>
                <w:szCs w:val="20"/>
                <w:lang w:eastAsia="en-IN"/>
              </w:rPr>
              <w:t>Sn</w:t>
            </w:r>
            <w:r w:rsidR="00D40C5C" w:rsidRPr="00110171">
              <w:rPr>
                <w:rFonts w:ascii="Mulish" w:hAnsi="Mulish" w:cs="Arial"/>
                <w:b/>
                <w:bCs/>
                <w:color w:val="EFEFEF"/>
                <w:sz w:val="20"/>
                <w:szCs w:val="20"/>
                <w:lang w:eastAsia="en-IN"/>
              </w:rPr>
              <w:t>. No.</w:t>
            </w:r>
          </w:p>
        </w:tc>
        <w:tc>
          <w:tcPr>
            <w:tcW w:w="0" w:type="auto"/>
            <w:tcBorders>
              <w:top w:val="single" w:sz="6" w:space="0" w:color="000000"/>
              <w:left w:val="single" w:sz="6" w:space="0" w:color="000000"/>
              <w:bottom w:val="single" w:sz="6" w:space="0" w:color="000000"/>
              <w:right w:val="single" w:sz="6" w:space="0" w:color="000000"/>
            </w:tcBorders>
            <w:shd w:val="clear" w:color="auto" w:fill="625E5E"/>
            <w:tcMar>
              <w:top w:w="60" w:type="dxa"/>
              <w:left w:w="60" w:type="dxa"/>
              <w:bottom w:w="60" w:type="dxa"/>
              <w:right w:w="60" w:type="dxa"/>
            </w:tcMar>
            <w:vAlign w:val="bottom"/>
            <w:hideMark/>
          </w:tcPr>
          <w:p w14:paraId="75A36039" w14:textId="77777777" w:rsidR="00D40C5C" w:rsidRPr="00110171" w:rsidRDefault="00D40C5C" w:rsidP="000A1568">
            <w:pPr>
              <w:jc w:val="center"/>
              <w:rPr>
                <w:rFonts w:ascii="Mulish" w:hAnsi="Mulish" w:cs="Arial"/>
                <w:sz w:val="20"/>
                <w:szCs w:val="20"/>
                <w:lang w:eastAsia="en-IN"/>
              </w:rPr>
            </w:pPr>
            <w:r w:rsidRPr="00110171">
              <w:rPr>
                <w:rFonts w:ascii="Mulish" w:hAnsi="Mulish" w:cs="Arial"/>
                <w:b/>
                <w:bCs/>
                <w:color w:val="EFEFEF"/>
                <w:sz w:val="20"/>
                <w:szCs w:val="20"/>
                <w:lang w:eastAsia="en-IN"/>
              </w:rPr>
              <w:t>Description</w:t>
            </w:r>
          </w:p>
        </w:tc>
        <w:tc>
          <w:tcPr>
            <w:tcW w:w="3031" w:type="dxa"/>
            <w:tcBorders>
              <w:top w:val="single" w:sz="6" w:space="0" w:color="000000"/>
              <w:left w:val="single" w:sz="6" w:space="0" w:color="000000"/>
              <w:bottom w:val="single" w:sz="6" w:space="0" w:color="000000"/>
              <w:right w:val="single" w:sz="6" w:space="0" w:color="000000"/>
            </w:tcBorders>
            <w:shd w:val="clear" w:color="auto" w:fill="625E5E"/>
            <w:tcMar>
              <w:top w:w="60" w:type="dxa"/>
              <w:left w:w="60" w:type="dxa"/>
              <w:bottom w:w="60" w:type="dxa"/>
              <w:right w:w="60" w:type="dxa"/>
            </w:tcMar>
            <w:vAlign w:val="bottom"/>
            <w:hideMark/>
          </w:tcPr>
          <w:p w14:paraId="17AF6DD6" w14:textId="77777777" w:rsidR="00D40C5C" w:rsidRPr="00110171" w:rsidRDefault="00D40C5C" w:rsidP="000A1568">
            <w:pPr>
              <w:jc w:val="center"/>
              <w:rPr>
                <w:rFonts w:ascii="Mulish" w:hAnsi="Mulish" w:cs="Arial"/>
                <w:sz w:val="20"/>
                <w:szCs w:val="20"/>
                <w:lang w:eastAsia="en-IN"/>
              </w:rPr>
            </w:pPr>
            <w:r w:rsidRPr="00110171">
              <w:rPr>
                <w:rFonts w:ascii="Mulish" w:hAnsi="Mulish" w:cs="Arial"/>
                <w:b/>
                <w:bCs/>
                <w:color w:val="EFEFEF"/>
                <w:sz w:val="20"/>
                <w:szCs w:val="20"/>
                <w:lang w:eastAsia="en-IN"/>
              </w:rPr>
              <w:t>Success Fees</w:t>
            </w:r>
          </w:p>
          <w:p w14:paraId="4015596C" w14:textId="77777777" w:rsidR="00D40C5C" w:rsidRPr="00110171" w:rsidRDefault="00D40C5C" w:rsidP="000A1568">
            <w:pPr>
              <w:jc w:val="center"/>
              <w:rPr>
                <w:rFonts w:ascii="Mulish" w:hAnsi="Mulish" w:cs="Arial"/>
                <w:sz w:val="20"/>
                <w:szCs w:val="20"/>
                <w:lang w:eastAsia="en-IN"/>
              </w:rPr>
            </w:pPr>
            <w:r w:rsidRPr="00110171">
              <w:rPr>
                <w:rFonts w:ascii="Mulish" w:hAnsi="Mulish" w:cs="Arial"/>
                <w:b/>
                <w:bCs/>
                <w:color w:val="EFEFEF"/>
                <w:sz w:val="20"/>
                <w:szCs w:val="20"/>
                <w:lang w:eastAsia="en-IN"/>
              </w:rPr>
              <w:t>(As a percentage of Annual CTC)</w:t>
            </w:r>
          </w:p>
        </w:tc>
        <w:tc>
          <w:tcPr>
            <w:tcW w:w="1985" w:type="dxa"/>
            <w:tcBorders>
              <w:top w:val="single" w:sz="6" w:space="0" w:color="000000"/>
              <w:left w:val="single" w:sz="6" w:space="0" w:color="000000"/>
              <w:bottom w:val="single" w:sz="6" w:space="0" w:color="000000"/>
              <w:right w:val="single" w:sz="6" w:space="0" w:color="000000"/>
            </w:tcBorders>
            <w:shd w:val="clear" w:color="auto" w:fill="625E5E"/>
            <w:tcMar>
              <w:top w:w="60" w:type="dxa"/>
              <w:left w:w="60" w:type="dxa"/>
              <w:bottom w:w="60" w:type="dxa"/>
              <w:right w:w="60" w:type="dxa"/>
            </w:tcMar>
            <w:vAlign w:val="bottom"/>
            <w:hideMark/>
          </w:tcPr>
          <w:p w14:paraId="0E14644C" w14:textId="77777777" w:rsidR="00D40C5C" w:rsidRPr="00110171" w:rsidRDefault="00D40C5C" w:rsidP="000A1568">
            <w:pPr>
              <w:jc w:val="center"/>
              <w:rPr>
                <w:rFonts w:ascii="Mulish" w:hAnsi="Mulish" w:cs="Arial"/>
                <w:sz w:val="20"/>
                <w:szCs w:val="20"/>
                <w:lang w:eastAsia="en-IN"/>
              </w:rPr>
            </w:pPr>
            <w:r w:rsidRPr="00110171">
              <w:rPr>
                <w:rFonts w:ascii="Mulish" w:hAnsi="Mulish" w:cs="Arial"/>
                <w:b/>
                <w:bCs/>
                <w:color w:val="EFEFEF"/>
                <w:sz w:val="20"/>
                <w:szCs w:val="20"/>
                <w:lang w:eastAsia="en-IN"/>
              </w:rPr>
              <w:t>Replacement Clause</w:t>
            </w:r>
          </w:p>
        </w:tc>
      </w:tr>
      <w:tr w:rsidR="00D40C5C" w:rsidRPr="00110171" w14:paraId="03D8F4ED" w14:textId="77777777" w:rsidTr="00680D82">
        <w:trPr>
          <w:trHeight w:val="912"/>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14:paraId="3D47C5B8" w14:textId="77777777" w:rsidR="00D40C5C" w:rsidRPr="00110171" w:rsidRDefault="00D40C5C" w:rsidP="000A1568">
            <w:pPr>
              <w:jc w:val="center"/>
              <w:rPr>
                <w:rFonts w:ascii="Mulish" w:hAnsi="Mulish" w:cs="Arial"/>
                <w:b/>
                <w:bCs/>
                <w:color w:val="000000"/>
                <w:sz w:val="20"/>
                <w:szCs w:val="20"/>
                <w:lang w:eastAsia="en-IN"/>
              </w:rPr>
            </w:pPr>
            <w:r w:rsidRPr="00110171">
              <w:rPr>
                <w:rFonts w:ascii="Mulish" w:hAnsi="Mulish" w:cs="Arial"/>
                <w:b/>
                <w:bCs/>
                <w:color w:val="000000"/>
                <w:sz w:val="20"/>
                <w:szCs w:val="20"/>
                <w:lang w:eastAsia="en-IN"/>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14:paraId="0578EACE" w14:textId="1E162557" w:rsidR="00D40C5C" w:rsidRPr="00110171" w:rsidRDefault="0051529E" w:rsidP="0051529E">
            <w:pPr>
              <w:jc w:val="center"/>
              <w:rPr>
                <w:rFonts w:ascii="Mulish" w:hAnsi="Mulish" w:cs="Arial"/>
                <w:b/>
                <w:bCs/>
                <w:color w:val="000000"/>
                <w:sz w:val="20"/>
                <w:szCs w:val="20"/>
                <w:lang w:eastAsia="en-IN"/>
              </w:rPr>
            </w:pPr>
            <w:r w:rsidRPr="0051529E">
              <w:rPr>
                <w:rFonts w:ascii="Mulish" w:hAnsi="Mulish" w:cs="Arial"/>
                <w:b/>
                <w:bCs/>
                <w:color w:val="000000"/>
                <w:sz w:val="20"/>
                <w:szCs w:val="20"/>
                <w:lang w:eastAsia="en-IN"/>
              </w:rPr>
              <w:t>Annual Fixed CTC up to INR 40 LPA</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14:paraId="0AD494D7" w14:textId="6311204C" w:rsidR="00D40C5C" w:rsidRPr="00110171" w:rsidRDefault="00363F2D" w:rsidP="000A1568">
            <w:pPr>
              <w:jc w:val="center"/>
              <w:rPr>
                <w:rFonts w:ascii="Mulish" w:hAnsi="Mulish" w:cs="Arial"/>
                <w:b/>
                <w:bCs/>
                <w:color w:val="000000"/>
                <w:sz w:val="20"/>
                <w:szCs w:val="20"/>
                <w:lang w:eastAsia="en-IN"/>
              </w:rPr>
            </w:pPr>
            <w:r w:rsidRPr="00110171">
              <w:rPr>
                <w:rFonts w:ascii="Mulish" w:hAnsi="Mulish" w:cs="Arial"/>
                <w:b/>
                <w:bCs/>
                <w:color w:val="000000"/>
                <w:sz w:val="20"/>
                <w:szCs w:val="20"/>
                <w:lang w:eastAsia="en-IN"/>
              </w:rPr>
              <w:t>8.33</w:t>
            </w:r>
            <w:r w:rsidR="00AA3BCF" w:rsidRPr="00110171">
              <w:rPr>
                <w:rFonts w:ascii="Mulish" w:hAnsi="Mulish" w:cs="Arial"/>
                <w:b/>
                <w:bCs/>
                <w:color w:val="000000"/>
                <w:sz w:val="20"/>
                <w:szCs w:val="20"/>
                <w:lang w:eastAsia="en-IN"/>
              </w:rPr>
              <w:t>%</w:t>
            </w:r>
            <w:r w:rsidR="00D40C5C" w:rsidRPr="00110171">
              <w:rPr>
                <w:rFonts w:ascii="Mulish" w:hAnsi="Mulish" w:cs="Arial"/>
                <w:b/>
                <w:bCs/>
                <w:color w:val="000000"/>
                <w:sz w:val="20"/>
                <w:szCs w:val="20"/>
                <w:lang w:eastAsia="en-IN"/>
              </w:rPr>
              <w:t xml:space="preserve"> + GST extra as applicable</w:t>
            </w:r>
          </w:p>
        </w:tc>
        <w:tc>
          <w:tcPr>
            <w:tcW w:w="1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hideMark/>
          </w:tcPr>
          <w:p w14:paraId="185EB1D5" w14:textId="165EE186" w:rsidR="00D40C5C" w:rsidRPr="00110171" w:rsidRDefault="0051529E" w:rsidP="00AA3BCF">
            <w:pPr>
              <w:jc w:val="center"/>
              <w:rPr>
                <w:rFonts w:ascii="Mulish" w:hAnsi="Mulish" w:cs="Arial"/>
                <w:b/>
                <w:bCs/>
                <w:color w:val="000000"/>
                <w:sz w:val="20"/>
                <w:szCs w:val="20"/>
                <w:lang w:eastAsia="en-IN"/>
              </w:rPr>
            </w:pPr>
            <w:r>
              <w:rPr>
                <w:rFonts w:ascii="Mulish" w:hAnsi="Mulish" w:cs="Arial"/>
                <w:b/>
                <w:bCs/>
                <w:color w:val="000000"/>
                <w:sz w:val="20"/>
                <w:szCs w:val="20"/>
                <w:lang w:eastAsia="en-IN"/>
              </w:rPr>
              <w:t>6</w:t>
            </w:r>
            <w:r w:rsidR="00E2124E" w:rsidRPr="00110171">
              <w:rPr>
                <w:rFonts w:ascii="Mulish" w:hAnsi="Mulish" w:cs="Arial"/>
                <w:b/>
                <w:bCs/>
                <w:color w:val="000000"/>
                <w:sz w:val="20"/>
                <w:szCs w:val="20"/>
                <w:lang w:eastAsia="en-IN"/>
              </w:rPr>
              <w:t>0 Days</w:t>
            </w:r>
          </w:p>
        </w:tc>
      </w:tr>
      <w:tr w:rsidR="00673004" w:rsidRPr="00110171" w14:paraId="2C381473" w14:textId="77777777" w:rsidTr="00680D82">
        <w:trPr>
          <w:trHeight w:val="912"/>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7759FBBE" w14:textId="19CD9CB3" w:rsidR="00673004" w:rsidRPr="00110171" w:rsidRDefault="00673004" w:rsidP="000A1568">
            <w:pPr>
              <w:jc w:val="center"/>
              <w:rPr>
                <w:rFonts w:ascii="Mulish" w:hAnsi="Mulish" w:cs="Arial"/>
                <w:b/>
                <w:bCs/>
                <w:color w:val="000000"/>
                <w:sz w:val="20"/>
                <w:szCs w:val="20"/>
                <w:lang w:eastAsia="en-IN"/>
              </w:rPr>
            </w:pPr>
            <w:r>
              <w:rPr>
                <w:rFonts w:ascii="Mulish" w:hAnsi="Mulish" w:cs="Arial"/>
                <w:b/>
                <w:bCs/>
                <w:color w:val="000000"/>
                <w:sz w:val="20"/>
                <w:szCs w:val="20"/>
                <w:lang w:eastAsia="en-IN"/>
              </w:rPr>
              <w:t>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521B98A4" w14:textId="3D454B6F" w:rsidR="00673004" w:rsidRPr="00110171" w:rsidRDefault="0051529E" w:rsidP="0051529E">
            <w:pPr>
              <w:jc w:val="center"/>
              <w:rPr>
                <w:rFonts w:ascii="Mulish" w:hAnsi="Mulish" w:cs="Arial"/>
                <w:b/>
                <w:bCs/>
                <w:color w:val="000000"/>
                <w:sz w:val="20"/>
                <w:szCs w:val="20"/>
                <w:lang w:val="en-IN" w:eastAsia="en-IN"/>
              </w:rPr>
            </w:pPr>
            <w:r w:rsidRPr="0051529E">
              <w:rPr>
                <w:rFonts w:ascii="Mulish" w:hAnsi="Mulish" w:cs="Arial"/>
                <w:b/>
                <w:bCs/>
                <w:color w:val="000000"/>
                <w:sz w:val="20"/>
                <w:szCs w:val="20"/>
                <w:lang w:eastAsia="en-IN"/>
              </w:rPr>
              <w:t>Annual Fixed CTC above INR 40 LPA</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4A089D57" w14:textId="146AEED4" w:rsidR="00673004" w:rsidRPr="00673004" w:rsidRDefault="0051529E" w:rsidP="00673004">
            <w:pPr>
              <w:jc w:val="center"/>
              <w:rPr>
                <w:rFonts w:ascii="Mulish" w:hAnsi="Mulish" w:cs="Arial"/>
                <w:b/>
                <w:bCs/>
                <w:color w:val="000000"/>
                <w:sz w:val="20"/>
                <w:szCs w:val="20"/>
                <w:lang w:val="en-IN" w:eastAsia="en-IN"/>
              </w:rPr>
            </w:pPr>
            <w:r>
              <w:rPr>
                <w:rFonts w:ascii="Mulish" w:hAnsi="Mulish" w:cs="Arial"/>
                <w:b/>
                <w:bCs/>
                <w:color w:val="000000"/>
                <w:sz w:val="20"/>
                <w:szCs w:val="20"/>
                <w:lang w:val="en-IN" w:eastAsia="en-IN"/>
              </w:rPr>
              <w:t>10</w:t>
            </w:r>
            <w:r w:rsidR="00673004" w:rsidRPr="00673004">
              <w:rPr>
                <w:rFonts w:ascii="Mulish" w:hAnsi="Mulish" w:cs="Arial"/>
                <w:b/>
                <w:bCs/>
                <w:color w:val="000000"/>
                <w:sz w:val="20"/>
                <w:szCs w:val="20"/>
                <w:lang w:val="en-IN" w:eastAsia="en-IN"/>
              </w:rPr>
              <w:t>% + GST extra as</w:t>
            </w:r>
          </w:p>
          <w:p w14:paraId="07BBA5B8" w14:textId="4788E3FA" w:rsidR="00673004" w:rsidRPr="00110171" w:rsidRDefault="00673004" w:rsidP="00673004">
            <w:pPr>
              <w:jc w:val="center"/>
              <w:rPr>
                <w:rFonts w:ascii="Mulish" w:hAnsi="Mulish" w:cs="Arial"/>
                <w:b/>
                <w:bCs/>
                <w:color w:val="000000"/>
                <w:sz w:val="20"/>
                <w:szCs w:val="20"/>
                <w:lang w:eastAsia="en-IN"/>
              </w:rPr>
            </w:pPr>
            <w:r w:rsidRPr="00673004">
              <w:rPr>
                <w:rFonts w:ascii="Mulish" w:hAnsi="Mulish" w:cs="Arial"/>
                <w:b/>
                <w:bCs/>
                <w:color w:val="000000"/>
                <w:sz w:val="20"/>
                <w:szCs w:val="20"/>
                <w:lang w:val="en-IN" w:eastAsia="en-IN"/>
              </w:rPr>
              <w:t>applicable</w:t>
            </w:r>
          </w:p>
        </w:tc>
        <w:tc>
          <w:tcPr>
            <w:tcW w:w="1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44D14B07" w14:textId="365AC0A1" w:rsidR="00673004" w:rsidRPr="00110171" w:rsidRDefault="0051529E" w:rsidP="00AA3BCF">
            <w:pPr>
              <w:jc w:val="center"/>
              <w:rPr>
                <w:rFonts w:ascii="Mulish" w:hAnsi="Mulish" w:cs="Arial"/>
                <w:b/>
                <w:bCs/>
                <w:color w:val="000000"/>
                <w:sz w:val="20"/>
                <w:szCs w:val="20"/>
                <w:lang w:eastAsia="en-IN"/>
              </w:rPr>
            </w:pPr>
            <w:r>
              <w:rPr>
                <w:rFonts w:ascii="Mulish" w:hAnsi="Mulish" w:cs="Arial"/>
                <w:b/>
                <w:bCs/>
                <w:color w:val="000000"/>
                <w:sz w:val="20"/>
                <w:szCs w:val="20"/>
                <w:lang w:eastAsia="en-IN"/>
              </w:rPr>
              <w:t>9</w:t>
            </w:r>
            <w:r w:rsidR="00673004">
              <w:rPr>
                <w:rFonts w:ascii="Mulish" w:hAnsi="Mulish" w:cs="Arial"/>
                <w:b/>
                <w:bCs/>
                <w:color w:val="000000"/>
                <w:sz w:val="20"/>
                <w:szCs w:val="20"/>
                <w:lang w:eastAsia="en-IN"/>
              </w:rPr>
              <w:t>0 Days</w:t>
            </w:r>
          </w:p>
        </w:tc>
      </w:tr>
    </w:tbl>
    <w:p w14:paraId="5F927081" w14:textId="77777777" w:rsidR="00363F2D" w:rsidRPr="00110171" w:rsidRDefault="00363F2D" w:rsidP="00D40C5C">
      <w:pPr>
        <w:jc w:val="both"/>
        <w:rPr>
          <w:rFonts w:ascii="Mulish" w:hAnsi="Mulish" w:cs="Arial"/>
          <w:sz w:val="20"/>
          <w:szCs w:val="20"/>
          <w:lang w:eastAsia="en-IN"/>
        </w:rPr>
      </w:pPr>
    </w:p>
    <w:p w14:paraId="3D982A65" w14:textId="33B73FA5" w:rsidR="006070CF" w:rsidRPr="00110171" w:rsidRDefault="006070CF" w:rsidP="00363F2D">
      <w:pPr>
        <w:jc w:val="both"/>
        <w:rPr>
          <w:rFonts w:ascii="Mulish" w:hAnsi="Mulish" w:cs="Arial"/>
          <w:sz w:val="20"/>
          <w:szCs w:val="20"/>
          <w:lang w:eastAsia="en-IN"/>
        </w:rPr>
      </w:pPr>
    </w:p>
    <w:p w14:paraId="119F2A9A" w14:textId="77777777" w:rsidR="007F3C00" w:rsidRPr="00110171" w:rsidRDefault="00D40C5C" w:rsidP="005F4551">
      <w:pPr>
        <w:rPr>
          <w:rFonts w:ascii="Mulish" w:hAnsi="Mulish" w:cs="Arial"/>
          <w:b/>
          <w:bCs/>
          <w:sz w:val="20"/>
          <w:szCs w:val="20"/>
          <w:lang w:eastAsia="en-IN"/>
        </w:rPr>
      </w:pPr>
      <w:r w:rsidRPr="00110171">
        <w:rPr>
          <w:rFonts w:ascii="Mulish" w:hAnsi="Mulish" w:cs="Arial"/>
          <w:b/>
          <w:bCs/>
          <w:sz w:val="20"/>
          <w:szCs w:val="20"/>
          <w:lang w:eastAsia="en-IN"/>
        </w:rPr>
        <w:br/>
      </w:r>
      <w:r w:rsidRPr="00110171">
        <w:rPr>
          <w:rFonts w:ascii="Mulish" w:hAnsi="Mulish" w:cs="Arial"/>
          <w:b/>
          <w:bCs/>
          <w:sz w:val="20"/>
          <w:szCs w:val="20"/>
          <w:lang w:eastAsia="en-IN"/>
        </w:rPr>
        <w:br/>
      </w:r>
      <w:r w:rsidRPr="00110171">
        <w:rPr>
          <w:rFonts w:ascii="Mulish" w:hAnsi="Mulish" w:cs="Arial"/>
          <w:b/>
          <w:bCs/>
          <w:sz w:val="20"/>
          <w:szCs w:val="20"/>
          <w:lang w:eastAsia="en-IN"/>
        </w:rPr>
        <w:br/>
      </w:r>
      <w:r w:rsidRPr="00110171">
        <w:rPr>
          <w:rFonts w:ascii="Mulish" w:hAnsi="Mulish" w:cs="Arial"/>
          <w:b/>
          <w:bCs/>
          <w:sz w:val="20"/>
          <w:szCs w:val="20"/>
          <w:lang w:eastAsia="en-IN"/>
        </w:rPr>
        <w:br/>
      </w:r>
      <w:r w:rsidRPr="00110171">
        <w:rPr>
          <w:rFonts w:ascii="Mulish" w:hAnsi="Mulish" w:cs="Arial"/>
          <w:b/>
          <w:bCs/>
          <w:sz w:val="20"/>
          <w:szCs w:val="20"/>
          <w:lang w:eastAsia="en-IN"/>
        </w:rPr>
        <w:br/>
      </w:r>
      <w:r w:rsidRPr="00110171">
        <w:rPr>
          <w:rFonts w:ascii="Mulish" w:hAnsi="Mulish" w:cs="Arial"/>
          <w:b/>
          <w:bCs/>
          <w:sz w:val="20"/>
          <w:szCs w:val="20"/>
          <w:lang w:eastAsia="en-IN"/>
        </w:rPr>
        <w:br/>
      </w:r>
      <w:r w:rsidRPr="00110171">
        <w:rPr>
          <w:rFonts w:ascii="Mulish" w:hAnsi="Mulish" w:cs="Arial"/>
          <w:b/>
          <w:bCs/>
          <w:sz w:val="20"/>
          <w:szCs w:val="20"/>
          <w:lang w:eastAsia="en-IN"/>
        </w:rPr>
        <w:br/>
      </w:r>
      <w:r w:rsidRPr="00110171">
        <w:rPr>
          <w:rFonts w:ascii="Mulish" w:hAnsi="Mulish" w:cs="Arial"/>
          <w:b/>
          <w:bCs/>
          <w:sz w:val="20"/>
          <w:szCs w:val="20"/>
          <w:lang w:eastAsia="en-IN"/>
        </w:rPr>
        <w:br/>
      </w:r>
    </w:p>
    <w:p w14:paraId="22321B7B" w14:textId="77777777" w:rsidR="007F3C00" w:rsidRPr="00110171" w:rsidRDefault="007F3C00" w:rsidP="005F4551">
      <w:pPr>
        <w:rPr>
          <w:rFonts w:ascii="Mulish" w:hAnsi="Mulish" w:cs="Arial"/>
          <w:b/>
          <w:bCs/>
          <w:sz w:val="20"/>
          <w:szCs w:val="20"/>
          <w:lang w:eastAsia="en-IN"/>
        </w:rPr>
      </w:pPr>
    </w:p>
    <w:p w14:paraId="775506BC" w14:textId="77777777" w:rsidR="007F3C00" w:rsidRPr="00110171" w:rsidRDefault="007F3C00" w:rsidP="005F4551">
      <w:pPr>
        <w:rPr>
          <w:rFonts w:ascii="Mulish" w:hAnsi="Mulish" w:cs="Arial"/>
          <w:b/>
          <w:bCs/>
          <w:sz w:val="20"/>
          <w:szCs w:val="20"/>
          <w:lang w:eastAsia="en-IN"/>
        </w:rPr>
      </w:pPr>
    </w:p>
    <w:p w14:paraId="13F05E53" w14:textId="77777777" w:rsidR="007F3C00" w:rsidRPr="00110171" w:rsidRDefault="007F3C00" w:rsidP="005F4551">
      <w:pPr>
        <w:rPr>
          <w:rFonts w:ascii="Mulish" w:hAnsi="Mulish" w:cs="Arial"/>
          <w:b/>
          <w:bCs/>
          <w:sz w:val="20"/>
          <w:szCs w:val="20"/>
          <w:lang w:eastAsia="en-IN"/>
        </w:rPr>
      </w:pPr>
    </w:p>
    <w:p w14:paraId="075F4BBB" w14:textId="77777777" w:rsidR="007F3C00" w:rsidRPr="00110171" w:rsidRDefault="007F3C00" w:rsidP="005F4551">
      <w:pPr>
        <w:rPr>
          <w:rFonts w:ascii="Mulish" w:hAnsi="Mulish" w:cs="Arial"/>
          <w:b/>
          <w:bCs/>
          <w:sz w:val="20"/>
          <w:szCs w:val="20"/>
          <w:lang w:eastAsia="en-IN"/>
        </w:rPr>
      </w:pPr>
    </w:p>
    <w:p w14:paraId="6DE8F389" w14:textId="77777777" w:rsidR="007F3C00" w:rsidRPr="00110171" w:rsidRDefault="007F3C00" w:rsidP="005F4551">
      <w:pPr>
        <w:rPr>
          <w:rFonts w:ascii="Mulish" w:hAnsi="Mulish" w:cs="Arial"/>
          <w:b/>
          <w:bCs/>
          <w:sz w:val="20"/>
          <w:szCs w:val="20"/>
          <w:lang w:eastAsia="en-IN"/>
        </w:rPr>
      </w:pPr>
    </w:p>
    <w:p w14:paraId="1CD3CE3A" w14:textId="77777777" w:rsidR="007F3C00" w:rsidRPr="00110171" w:rsidRDefault="007F3C00" w:rsidP="005F4551">
      <w:pPr>
        <w:rPr>
          <w:rFonts w:ascii="Mulish" w:hAnsi="Mulish" w:cs="Arial"/>
          <w:b/>
          <w:bCs/>
          <w:sz w:val="20"/>
          <w:szCs w:val="20"/>
          <w:lang w:eastAsia="en-IN"/>
        </w:rPr>
      </w:pPr>
    </w:p>
    <w:p w14:paraId="049B3980" w14:textId="77777777" w:rsidR="002A17FE" w:rsidRPr="00110171" w:rsidRDefault="00D40C5C" w:rsidP="005F4551">
      <w:pPr>
        <w:rPr>
          <w:rFonts w:ascii="Mulish" w:hAnsi="Mulish" w:cs="Arial"/>
          <w:b/>
          <w:bCs/>
          <w:color w:val="000000"/>
          <w:sz w:val="20"/>
          <w:szCs w:val="20"/>
          <w:u w:val="single"/>
          <w:lang w:eastAsia="en-IN"/>
        </w:rPr>
      </w:pPr>
      <w:r w:rsidRPr="00110171">
        <w:rPr>
          <w:rFonts w:ascii="Mulish" w:hAnsi="Mulish" w:cs="Arial"/>
          <w:b/>
          <w:bCs/>
          <w:sz w:val="20"/>
          <w:szCs w:val="20"/>
          <w:lang w:eastAsia="en-IN"/>
        </w:rPr>
        <w:br/>
      </w:r>
    </w:p>
    <w:p w14:paraId="51F9A057" w14:textId="77777777" w:rsidR="002A17FE" w:rsidRPr="00110171" w:rsidRDefault="002A17FE" w:rsidP="00D40C5C">
      <w:pPr>
        <w:jc w:val="both"/>
        <w:rPr>
          <w:rFonts w:ascii="Mulish" w:hAnsi="Mulish" w:cs="Arial"/>
          <w:b/>
          <w:bCs/>
          <w:color w:val="000000"/>
          <w:sz w:val="20"/>
          <w:szCs w:val="20"/>
          <w:u w:val="single"/>
          <w:lang w:eastAsia="en-IN"/>
        </w:rPr>
      </w:pPr>
    </w:p>
    <w:p w14:paraId="2625F4F3" w14:textId="77777777" w:rsidR="008302C7" w:rsidRDefault="008302C7" w:rsidP="00D40C5C">
      <w:pPr>
        <w:jc w:val="center"/>
        <w:rPr>
          <w:rFonts w:ascii="Mulish" w:hAnsi="Mulish" w:cs="Arial"/>
          <w:b/>
          <w:bCs/>
          <w:color w:val="000000"/>
          <w:sz w:val="20"/>
          <w:szCs w:val="20"/>
          <w:u w:val="single"/>
          <w:lang w:eastAsia="en-IN"/>
        </w:rPr>
      </w:pPr>
    </w:p>
    <w:p w14:paraId="4BDDF3AC" w14:textId="77777777" w:rsidR="008302C7" w:rsidRDefault="008302C7" w:rsidP="00D40C5C">
      <w:pPr>
        <w:jc w:val="center"/>
        <w:rPr>
          <w:rFonts w:ascii="Mulish" w:hAnsi="Mulish" w:cs="Arial"/>
          <w:b/>
          <w:bCs/>
          <w:color w:val="000000"/>
          <w:sz w:val="20"/>
          <w:szCs w:val="20"/>
          <w:u w:val="single"/>
          <w:lang w:eastAsia="en-IN"/>
        </w:rPr>
      </w:pPr>
    </w:p>
    <w:p w14:paraId="6F020785" w14:textId="77777777" w:rsidR="008302C7" w:rsidRDefault="008302C7" w:rsidP="00D40C5C">
      <w:pPr>
        <w:jc w:val="center"/>
        <w:rPr>
          <w:rFonts w:ascii="Mulish" w:hAnsi="Mulish" w:cs="Arial"/>
          <w:b/>
          <w:bCs/>
          <w:color w:val="000000"/>
          <w:sz w:val="20"/>
          <w:szCs w:val="20"/>
          <w:u w:val="single"/>
          <w:lang w:eastAsia="en-IN"/>
        </w:rPr>
      </w:pPr>
    </w:p>
    <w:p w14:paraId="01B1988D" w14:textId="77777777" w:rsidR="001B3817" w:rsidRDefault="001B3817" w:rsidP="00D40C5C">
      <w:pPr>
        <w:jc w:val="center"/>
        <w:rPr>
          <w:rFonts w:ascii="Mulish" w:hAnsi="Mulish" w:cs="Arial"/>
          <w:b/>
          <w:bCs/>
          <w:color w:val="000000"/>
          <w:sz w:val="20"/>
          <w:szCs w:val="20"/>
          <w:u w:val="single"/>
          <w:lang w:eastAsia="en-IN"/>
        </w:rPr>
      </w:pPr>
    </w:p>
    <w:p w14:paraId="528FA35C" w14:textId="77777777" w:rsidR="001B3817" w:rsidRDefault="001B3817" w:rsidP="00D40C5C">
      <w:pPr>
        <w:jc w:val="center"/>
        <w:rPr>
          <w:rFonts w:ascii="Mulish" w:hAnsi="Mulish" w:cs="Arial"/>
          <w:b/>
          <w:bCs/>
          <w:color w:val="000000"/>
          <w:sz w:val="20"/>
          <w:szCs w:val="20"/>
          <w:u w:val="single"/>
          <w:lang w:eastAsia="en-IN"/>
        </w:rPr>
      </w:pPr>
    </w:p>
    <w:p w14:paraId="653ED50D" w14:textId="77777777" w:rsidR="001B3817" w:rsidRDefault="001B3817" w:rsidP="00D40C5C">
      <w:pPr>
        <w:jc w:val="center"/>
        <w:rPr>
          <w:rFonts w:ascii="Mulish" w:hAnsi="Mulish" w:cs="Arial"/>
          <w:b/>
          <w:bCs/>
          <w:color w:val="000000"/>
          <w:sz w:val="20"/>
          <w:szCs w:val="20"/>
          <w:u w:val="single"/>
          <w:lang w:eastAsia="en-IN"/>
        </w:rPr>
      </w:pPr>
    </w:p>
    <w:p w14:paraId="6FDC2DE9" w14:textId="77777777" w:rsidR="001B3817" w:rsidRDefault="001B3817" w:rsidP="00D40C5C">
      <w:pPr>
        <w:jc w:val="center"/>
        <w:rPr>
          <w:rFonts w:ascii="Mulish" w:hAnsi="Mulish" w:cs="Arial"/>
          <w:b/>
          <w:bCs/>
          <w:color w:val="000000"/>
          <w:sz w:val="20"/>
          <w:szCs w:val="20"/>
          <w:u w:val="single"/>
          <w:lang w:eastAsia="en-IN"/>
        </w:rPr>
      </w:pPr>
    </w:p>
    <w:p w14:paraId="0B4FFA42" w14:textId="77777777" w:rsidR="001B3817" w:rsidRDefault="001B3817" w:rsidP="00D40C5C">
      <w:pPr>
        <w:jc w:val="center"/>
        <w:rPr>
          <w:rFonts w:ascii="Mulish" w:hAnsi="Mulish" w:cs="Arial"/>
          <w:b/>
          <w:bCs/>
          <w:color w:val="000000"/>
          <w:sz w:val="20"/>
          <w:szCs w:val="20"/>
          <w:u w:val="single"/>
          <w:lang w:eastAsia="en-IN"/>
        </w:rPr>
      </w:pPr>
    </w:p>
    <w:p w14:paraId="3E5FACBB" w14:textId="77777777" w:rsidR="001B3817" w:rsidRDefault="001B3817" w:rsidP="00D40C5C">
      <w:pPr>
        <w:jc w:val="center"/>
        <w:rPr>
          <w:rFonts w:ascii="Mulish" w:hAnsi="Mulish" w:cs="Arial"/>
          <w:b/>
          <w:bCs/>
          <w:color w:val="000000"/>
          <w:sz w:val="20"/>
          <w:szCs w:val="20"/>
          <w:u w:val="single"/>
          <w:lang w:eastAsia="en-IN"/>
        </w:rPr>
      </w:pPr>
    </w:p>
    <w:p w14:paraId="7685ABA3" w14:textId="77777777" w:rsidR="001B3817" w:rsidRDefault="001B3817" w:rsidP="00D40C5C">
      <w:pPr>
        <w:jc w:val="center"/>
        <w:rPr>
          <w:rFonts w:ascii="Mulish" w:hAnsi="Mulish" w:cs="Arial"/>
          <w:b/>
          <w:bCs/>
          <w:color w:val="000000"/>
          <w:sz w:val="20"/>
          <w:szCs w:val="20"/>
          <w:u w:val="single"/>
          <w:lang w:eastAsia="en-IN"/>
        </w:rPr>
      </w:pPr>
    </w:p>
    <w:p w14:paraId="57C8459E" w14:textId="77777777" w:rsidR="001B3817" w:rsidRDefault="001B3817" w:rsidP="00D40C5C">
      <w:pPr>
        <w:jc w:val="center"/>
        <w:rPr>
          <w:rFonts w:ascii="Mulish" w:hAnsi="Mulish" w:cs="Arial"/>
          <w:b/>
          <w:bCs/>
          <w:color w:val="000000"/>
          <w:sz w:val="20"/>
          <w:szCs w:val="20"/>
          <w:u w:val="single"/>
          <w:lang w:eastAsia="en-IN"/>
        </w:rPr>
      </w:pPr>
    </w:p>
    <w:p w14:paraId="2934AF87" w14:textId="77777777" w:rsidR="001B3817" w:rsidRDefault="001B3817" w:rsidP="00D40C5C">
      <w:pPr>
        <w:jc w:val="center"/>
        <w:rPr>
          <w:rFonts w:ascii="Mulish" w:hAnsi="Mulish" w:cs="Arial"/>
          <w:b/>
          <w:bCs/>
          <w:color w:val="000000"/>
          <w:sz w:val="20"/>
          <w:szCs w:val="20"/>
          <w:u w:val="single"/>
          <w:lang w:eastAsia="en-IN"/>
        </w:rPr>
      </w:pPr>
    </w:p>
    <w:p w14:paraId="2A74578F" w14:textId="77777777" w:rsidR="001B3817" w:rsidRDefault="001B3817" w:rsidP="00D40C5C">
      <w:pPr>
        <w:jc w:val="center"/>
        <w:rPr>
          <w:rFonts w:ascii="Mulish" w:hAnsi="Mulish" w:cs="Arial"/>
          <w:b/>
          <w:bCs/>
          <w:color w:val="000000"/>
          <w:sz w:val="20"/>
          <w:szCs w:val="20"/>
          <w:u w:val="single"/>
          <w:lang w:eastAsia="en-IN"/>
        </w:rPr>
      </w:pPr>
    </w:p>
    <w:p w14:paraId="2CB9D3B7" w14:textId="77777777" w:rsidR="001B3817" w:rsidRDefault="001B3817" w:rsidP="00D40C5C">
      <w:pPr>
        <w:jc w:val="center"/>
        <w:rPr>
          <w:rFonts w:ascii="Mulish" w:hAnsi="Mulish" w:cs="Arial"/>
          <w:b/>
          <w:bCs/>
          <w:color w:val="000000"/>
          <w:sz w:val="20"/>
          <w:szCs w:val="20"/>
          <w:u w:val="single"/>
          <w:lang w:eastAsia="en-IN"/>
        </w:rPr>
      </w:pPr>
    </w:p>
    <w:p w14:paraId="2D848335" w14:textId="77777777" w:rsidR="001B3817" w:rsidRDefault="001B3817" w:rsidP="00D40C5C">
      <w:pPr>
        <w:jc w:val="center"/>
        <w:rPr>
          <w:rFonts w:ascii="Mulish" w:hAnsi="Mulish" w:cs="Arial"/>
          <w:b/>
          <w:bCs/>
          <w:color w:val="000000"/>
          <w:sz w:val="20"/>
          <w:szCs w:val="20"/>
          <w:u w:val="single"/>
          <w:lang w:eastAsia="en-IN"/>
        </w:rPr>
      </w:pPr>
    </w:p>
    <w:p w14:paraId="521B3716" w14:textId="77777777" w:rsidR="001B3817" w:rsidRDefault="001B3817" w:rsidP="00D40C5C">
      <w:pPr>
        <w:jc w:val="center"/>
        <w:rPr>
          <w:rFonts w:ascii="Mulish" w:hAnsi="Mulish" w:cs="Arial"/>
          <w:b/>
          <w:bCs/>
          <w:color w:val="000000"/>
          <w:sz w:val="20"/>
          <w:szCs w:val="20"/>
          <w:u w:val="single"/>
          <w:lang w:eastAsia="en-IN"/>
        </w:rPr>
      </w:pPr>
    </w:p>
    <w:p w14:paraId="6E111695" w14:textId="77777777" w:rsidR="001B3817" w:rsidRPr="00110171" w:rsidRDefault="001B3817" w:rsidP="00D40C5C">
      <w:pPr>
        <w:jc w:val="center"/>
        <w:rPr>
          <w:rFonts w:ascii="Mulish" w:hAnsi="Mulish" w:cs="Arial"/>
          <w:b/>
          <w:bCs/>
          <w:color w:val="000000"/>
          <w:sz w:val="20"/>
          <w:szCs w:val="20"/>
          <w:u w:val="single"/>
          <w:lang w:eastAsia="en-IN"/>
        </w:rPr>
      </w:pPr>
    </w:p>
    <w:p w14:paraId="3D79CCB0" w14:textId="77777777" w:rsidR="00680D82" w:rsidRPr="00110171" w:rsidRDefault="00680D82" w:rsidP="00D40C5C">
      <w:pPr>
        <w:jc w:val="center"/>
        <w:rPr>
          <w:rFonts w:ascii="Mulish" w:hAnsi="Mulish" w:cs="Arial"/>
          <w:b/>
          <w:bCs/>
          <w:color w:val="000000"/>
          <w:sz w:val="20"/>
          <w:szCs w:val="20"/>
          <w:u w:val="single"/>
          <w:lang w:eastAsia="en-IN"/>
        </w:rPr>
      </w:pPr>
    </w:p>
    <w:p w14:paraId="562A5D7F" w14:textId="716B53C6" w:rsidR="00D40C5C" w:rsidRPr="00110171" w:rsidRDefault="00D40C5C" w:rsidP="00D40C5C">
      <w:pPr>
        <w:jc w:val="center"/>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lastRenderedPageBreak/>
        <w:t>ANNEXURE B</w:t>
      </w:r>
    </w:p>
    <w:p w14:paraId="3251A7FB" w14:textId="77777777" w:rsidR="00D40C5C" w:rsidRPr="00110171" w:rsidRDefault="00D40C5C" w:rsidP="00D40C5C">
      <w:pPr>
        <w:jc w:val="both"/>
        <w:rPr>
          <w:rFonts w:ascii="Mulish" w:hAnsi="Mulish" w:cs="Arial"/>
          <w:sz w:val="20"/>
          <w:szCs w:val="20"/>
          <w:lang w:eastAsia="en-IN"/>
        </w:rPr>
      </w:pPr>
    </w:p>
    <w:p w14:paraId="01A60FAB" w14:textId="77777777" w:rsidR="00D40C5C" w:rsidRPr="00110171" w:rsidRDefault="00D40C5C" w:rsidP="00D40C5C">
      <w:pPr>
        <w:jc w:val="both"/>
        <w:rPr>
          <w:rFonts w:ascii="Mulish" w:hAnsi="Mulish" w:cs="Arial"/>
          <w:b/>
          <w:bCs/>
          <w:color w:val="000000"/>
          <w:sz w:val="20"/>
          <w:szCs w:val="20"/>
          <w:lang w:eastAsia="en-IN"/>
        </w:rPr>
      </w:pPr>
    </w:p>
    <w:p w14:paraId="5AB3D189" w14:textId="77777777" w:rsidR="00D40C5C" w:rsidRPr="00110171" w:rsidRDefault="00D40C5C" w:rsidP="00D40C5C">
      <w:pPr>
        <w:jc w:val="both"/>
        <w:rPr>
          <w:rFonts w:ascii="Mulish" w:hAnsi="Mulish" w:cs="Arial"/>
          <w:sz w:val="20"/>
          <w:szCs w:val="20"/>
          <w:lang w:eastAsia="en-IN"/>
        </w:rPr>
      </w:pPr>
      <w:r w:rsidRPr="00110171">
        <w:rPr>
          <w:rFonts w:ascii="Mulish" w:hAnsi="Mulish" w:cs="Arial"/>
          <w:b/>
          <w:bCs/>
          <w:color w:val="000000"/>
          <w:sz w:val="20"/>
          <w:szCs w:val="20"/>
          <w:lang w:eastAsia="en-IN"/>
        </w:rPr>
        <w:t>SCOPE OF WORK / SERVICES:</w:t>
      </w:r>
    </w:p>
    <w:p w14:paraId="3F7A5A60" w14:textId="77777777" w:rsidR="00D40C5C" w:rsidRPr="00110171" w:rsidRDefault="00D40C5C" w:rsidP="00D40C5C">
      <w:pPr>
        <w:jc w:val="both"/>
        <w:rPr>
          <w:rFonts w:ascii="Mulish" w:hAnsi="Mulish" w:cs="Arial"/>
          <w:sz w:val="20"/>
          <w:szCs w:val="20"/>
          <w:lang w:eastAsia="en-IN"/>
        </w:rPr>
      </w:pPr>
    </w:p>
    <w:p w14:paraId="53E9DF81" w14:textId="77777777" w:rsidR="00D40C5C" w:rsidRPr="00110171" w:rsidRDefault="00D40C5C" w:rsidP="00D40C5C">
      <w:pPr>
        <w:jc w:val="both"/>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t>Obligations of “Service Provider”:  </w:t>
      </w:r>
    </w:p>
    <w:p w14:paraId="4E302E68" w14:textId="77777777" w:rsidR="00D40C5C" w:rsidRPr="00110171" w:rsidRDefault="00D40C5C" w:rsidP="00D40C5C">
      <w:pPr>
        <w:jc w:val="both"/>
        <w:rPr>
          <w:rFonts w:ascii="Mulish" w:hAnsi="Mulish" w:cs="Arial"/>
          <w:sz w:val="20"/>
          <w:szCs w:val="20"/>
          <w:lang w:eastAsia="en-IN"/>
        </w:rPr>
      </w:pPr>
    </w:p>
    <w:p w14:paraId="29711DC1" w14:textId="77777777" w:rsidR="00D40C5C" w:rsidRPr="00110171" w:rsidRDefault="00D40C5C" w:rsidP="00D40C5C">
      <w:pPr>
        <w:pStyle w:val="ListParagraph"/>
        <w:numPr>
          <w:ilvl w:val="0"/>
          <w:numId w:val="6"/>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“Service Provider” </w:t>
      </w:r>
      <w:r w:rsidRPr="00110171">
        <w:rPr>
          <w:rFonts w:ascii="Mulish" w:hAnsi="Mulish" w:cs="Arial"/>
          <w:color w:val="000000"/>
          <w:sz w:val="20"/>
          <w:szCs w:val="20"/>
          <w:lang w:eastAsia="en-IN"/>
        </w:rPr>
        <w:t xml:space="preserve">shall receive and record the requirements of the </w:t>
      </w:r>
      <w:r w:rsidRPr="00110171">
        <w:rPr>
          <w:rFonts w:ascii="Mulish" w:hAnsi="Mulish" w:cs="Arial"/>
          <w:b/>
          <w:bCs/>
          <w:color w:val="000000"/>
          <w:sz w:val="20"/>
          <w:szCs w:val="20"/>
          <w:lang w:eastAsia="en-IN"/>
        </w:rPr>
        <w:t xml:space="preserve">“Client” </w:t>
      </w:r>
      <w:r w:rsidRPr="00110171">
        <w:rPr>
          <w:rFonts w:ascii="Mulish" w:hAnsi="Mulish" w:cs="Arial"/>
          <w:bCs/>
          <w:color w:val="000000"/>
          <w:sz w:val="20"/>
          <w:szCs w:val="20"/>
          <w:lang w:eastAsia="en-IN"/>
        </w:rPr>
        <w:t>and</w:t>
      </w:r>
      <w:r w:rsidRPr="00110171">
        <w:rPr>
          <w:rFonts w:ascii="Mulish" w:hAnsi="Mulish" w:cs="Arial"/>
          <w:color w:val="000000"/>
          <w:sz w:val="20"/>
          <w:szCs w:val="20"/>
          <w:lang w:eastAsia="en-IN"/>
        </w:rPr>
        <w:t xml:space="preserve"> ensure its accuracy.</w:t>
      </w:r>
    </w:p>
    <w:p w14:paraId="738F4403" w14:textId="5C422570" w:rsidR="00D40C5C" w:rsidRPr="00110171" w:rsidRDefault="00D40C5C" w:rsidP="00D40C5C">
      <w:pPr>
        <w:pStyle w:val="ListParagraph"/>
        <w:numPr>
          <w:ilvl w:val="0"/>
          <w:numId w:val="6"/>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“Service Provider” </w:t>
      </w:r>
      <w:r w:rsidRPr="00110171">
        <w:rPr>
          <w:rFonts w:ascii="Mulish" w:hAnsi="Mulish" w:cs="Arial"/>
          <w:color w:val="000000"/>
          <w:sz w:val="20"/>
          <w:szCs w:val="20"/>
          <w:lang w:eastAsia="en-IN"/>
        </w:rPr>
        <w:t xml:space="preserve">shall identify suitable, potential Candidates as per specification of the </w:t>
      </w:r>
      <w:r w:rsidRPr="00110171">
        <w:rPr>
          <w:rFonts w:ascii="Mulish" w:hAnsi="Mulish" w:cs="Arial"/>
          <w:b/>
          <w:bCs/>
          <w:color w:val="000000"/>
          <w:sz w:val="20"/>
          <w:szCs w:val="20"/>
          <w:lang w:eastAsia="en-IN"/>
        </w:rPr>
        <w:t xml:space="preserve">“Client” </w:t>
      </w:r>
      <w:r w:rsidRPr="00110171">
        <w:rPr>
          <w:rFonts w:ascii="Mulish" w:hAnsi="Mulish" w:cs="Arial"/>
          <w:bCs/>
          <w:color w:val="000000"/>
          <w:sz w:val="20"/>
          <w:szCs w:val="20"/>
          <w:lang w:eastAsia="en-IN"/>
        </w:rPr>
        <w:t>and</w:t>
      </w:r>
      <w:r w:rsidRPr="00110171">
        <w:rPr>
          <w:rFonts w:ascii="Mulish" w:hAnsi="Mulish" w:cs="Arial"/>
          <w:color w:val="000000"/>
          <w:sz w:val="20"/>
          <w:szCs w:val="20"/>
          <w:lang w:eastAsia="en-IN"/>
        </w:rPr>
        <w:t xml:space="preserve"> supply   the </w:t>
      </w:r>
      <w:r w:rsidR="00C46E5B">
        <w:rPr>
          <w:rFonts w:ascii="Mulish" w:hAnsi="Mulish" w:cs="Arial"/>
          <w:color w:val="000000"/>
          <w:sz w:val="20"/>
          <w:szCs w:val="20"/>
          <w:lang w:eastAsia="en-IN"/>
        </w:rPr>
        <w:t>r</w:t>
      </w:r>
      <w:r w:rsidRPr="00110171">
        <w:rPr>
          <w:rFonts w:ascii="Mulish" w:hAnsi="Mulish" w:cs="Arial"/>
          <w:color w:val="000000"/>
          <w:sz w:val="20"/>
          <w:szCs w:val="20"/>
          <w:lang w:eastAsia="en-IN"/>
        </w:rPr>
        <w:t xml:space="preserve">esume of the said candidates to the </w:t>
      </w:r>
      <w:r w:rsidRPr="00110171">
        <w:rPr>
          <w:rFonts w:ascii="Mulish" w:hAnsi="Mulish" w:cs="Arial"/>
          <w:b/>
          <w:bCs/>
          <w:color w:val="000000"/>
          <w:sz w:val="20"/>
          <w:szCs w:val="20"/>
          <w:lang w:eastAsia="en-IN"/>
        </w:rPr>
        <w:t>“Client”.</w:t>
      </w:r>
    </w:p>
    <w:p w14:paraId="5A310B31" w14:textId="59ED8764" w:rsidR="00D40C5C" w:rsidRPr="00110171" w:rsidRDefault="00D40C5C" w:rsidP="00D40C5C">
      <w:pPr>
        <w:pStyle w:val="ListParagraph"/>
        <w:numPr>
          <w:ilvl w:val="0"/>
          <w:numId w:val="6"/>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“Service Provider” </w:t>
      </w:r>
      <w:r w:rsidRPr="00110171">
        <w:rPr>
          <w:rFonts w:ascii="Mulish" w:hAnsi="Mulish" w:cs="Arial"/>
          <w:color w:val="000000"/>
          <w:sz w:val="20"/>
          <w:szCs w:val="20"/>
          <w:lang w:eastAsia="en-IN"/>
        </w:rPr>
        <w:t xml:space="preserve">shall be responsible for ensuring that specific and correct information is given to the </w:t>
      </w:r>
      <w:r w:rsidR="00085053">
        <w:rPr>
          <w:rFonts w:ascii="Mulish" w:hAnsi="Mulish" w:cs="Arial"/>
          <w:color w:val="000000"/>
          <w:sz w:val="20"/>
          <w:szCs w:val="20"/>
          <w:lang w:eastAsia="en-IN"/>
        </w:rPr>
        <w:t>p</w:t>
      </w:r>
      <w:r w:rsidRPr="00110171">
        <w:rPr>
          <w:rFonts w:ascii="Mulish" w:hAnsi="Mulish" w:cs="Arial"/>
          <w:color w:val="000000"/>
          <w:sz w:val="20"/>
          <w:szCs w:val="20"/>
          <w:lang w:eastAsia="en-IN"/>
        </w:rPr>
        <w:t xml:space="preserve">otential </w:t>
      </w:r>
      <w:r w:rsidR="00C46E5B">
        <w:rPr>
          <w:rFonts w:ascii="Mulish" w:hAnsi="Mulish" w:cs="Arial"/>
          <w:color w:val="000000"/>
          <w:sz w:val="20"/>
          <w:szCs w:val="20"/>
          <w:lang w:eastAsia="en-IN"/>
        </w:rPr>
        <w:t>c</w:t>
      </w:r>
      <w:r w:rsidRPr="00110171">
        <w:rPr>
          <w:rFonts w:ascii="Mulish" w:hAnsi="Mulish" w:cs="Arial"/>
          <w:color w:val="000000"/>
          <w:sz w:val="20"/>
          <w:szCs w:val="20"/>
          <w:lang w:eastAsia="en-IN"/>
        </w:rPr>
        <w:t xml:space="preserve">andidates about the </w:t>
      </w:r>
      <w:r w:rsidRPr="00110171">
        <w:rPr>
          <w:rFonts w:ascii="Mulish" w:hAnsi="Mulish" w:cs="Arial"/>
          <w:b/>
          <w:bCs/>
          <w:color w:val="000000"/>
          <w:sz w:val="20"/>
          <w:szCs w:val="20"/>
          <w:lang w:eastAsia="en-IN"/>
        </w:rPr>
        <w:t>“Client”.</w:t>
      </w:r>
    </w:p>
    <w:p w14:paraId="195E68BF" w14:textId="771BF01F" w:rsidR="00217321" w:rsidRPr="00110171" w:rsidRDefault="006455FF" w:rsidP="00217321">
      <w:pPr>
        <w:pStyle w:val="ListParagraph"/>
        <w:numPr>
          <w:ilvl w:val="0"/>
          <w:numId w:val="6"/>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“Service Provider” </w:t>
      </w:r>
      <w:r>
        <w:rPr>
          <w:rFonts w:ascii="Mulish" w:hAnsi="Mulish" w:cs="Arial"/>
          <w:b/>
          <w:bCs/>
          <w:color w:val="000000"/>
          <w:sz w:val="20"/>
          <w:szCs w:val="20"/>
          <w:lang w:eastAsia="en-IN"/>
        </w:rPr>
        <w:t>shall</w:t>
      </w:r>
      <w:r w:rsidR="00217321" w:rsidRPr="00110171">
        <w:rPr>
          <w:rFonts w:ascii="Mulish" w:hAnsi="Mulish" w:cs="Arial"/>
          <w:color w:val="000000"/>
          <w:sz w:val="20"/>
          <w:szCs w:val="20"/>
          <w:lang w:eastAsia="en-IN"/>
        </w:rPr>
        <w:t xml:space="preserve"> raise the invoice immediately upon receipt of the joining confirmation from the </w:t>
      </w:r>
      <w:r w:rsidR="00217321" w:rsidRPr="00110171">
        <w:rPr>
          <w:rFonts w:ascii="Mulish" w:hAnsi="Mulish" w:cs="Arial"/>
          <w:b/>
          <w:bCs/>
          <w:color w:val="000000"/>
          <w:sz w:val="20"/>
          <w:szCs w:val="20"/>
          <w:lang w:eastAsia="en-IN"/>
        </w:rPr>
        <w:t>“Client“</w:t>
      </w:r>
      <w:r w:rsidR="002B21F8">
        <w:rPr>
          <w:rFonts w:ascii="Mulish" w:hAnsi="Mulish" w:cs="Arial"/>
          <w:b/>
          <w:bCs/>
          <w:color w:val="000000"/>
          <w:sz w:val="20"/>
          <w:szCs w:val="20"/>
          <w:lang w:eastAsia="en-IN"/>
        </w:rPr>
        <w:t>.</w:t>
      </w:r>
    </w:p>
    <w:p w14:paraId="2F3EA8C3" w14:textId="17828FF4" w:rsidR="00D40C5C" w:rsidRPr="00110171" w:rsidRDefault="00D40C5C" w:rsidP="00217321">
      <w:pPr>
        <w:pStyle w:val="ListParagraph"/>
        <w:numPr>
          <w:ilvl w:val="0"/>
          <w:numId w:val="6"/>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“Service Provider” </w:t>
      </w:r>
      <w:r w:rsidRPr="00110171">
        <w:rPr>
          <w:rFonts w:ascii="Mulish" w:hAnsi="Mulish" w:cs="Arial"/>
          <w:color w:val="000000"/>
          <w:sz w:val="20"/>
          <w:szCs w:val="20"/>
          <w:lang w:eastAsia="en-IN"/>
        </w:rPr>
        <w:t>shall play the role of a Coordinator between the “</w:t>
      </w: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and potential candidates in fixing the </w:t>
      </w:r>
      <w:r w:rsidR="00C46E5B">
        <w:rPr>
          <w:rFonts w:ascii="Mulish" w:hAnsi="Mulish" w:cs="Arial"/>
          <w:color w:val="000000"/>
          <w:sz w:val="20"/>
          <w:szCs w:val="20"/>
          <w:lang w:eastAsia="en-IN"/>
        </w:rPr>
        <w:t>v</w:t>
      </w:r>
      <w:r w:rsidRPr="00110171">
        <w:rPr>
          <w:rFonts w:ascii="Mulish" w:hAnsi="Mulish" w:cs="Arial"/>
          <w:color w:val="000000"/>
          <w:sz w:val="20"/>
          <w:szCs w:val="20"/>
          <w:lang w:eastAsia="en-IN"/>
        </w:rPr>
        <w:t xml:space="preserve">enue, time and such other matters relating to Interview and recruitment process and engage till a prospective Candidate joins the service of the </w:t>
      </w:r>
      <w:r w:rsidRPr="00110171">
        <w:rPr>
          <w:rFonts w:ascii="Mulish" w:hAnsi="Mulish" w:cs="Arial"/>
          <w:b/>
          <w:bCs/>
          <w:color w:val="000000"/>
          <w:sz w:val="20"/>
          <w:szCs w:val="20"/>
          <w:lang w:eastAsia="en-IN"/>
        </w:rPr>
        <w:t>“Client”.</w:t>
      </w:r>
    </w:p>
    <w:p w14:paraId="11DD1C08" w14:textId="77777777" w:rsidR="00D40C5C" w:rsidRPr="00110171" w:rsidRDefault="00D40C5C" w:rsidP="00D40C5C">
      <w:pPr>
        <w:jc w:val="both"/>
        <w:rPr>
          <w:rFonts w:ascii="Mulish" w:hAnsi="Mulish" w:cs="Arial"/>
          <w:sz w:val="20"/>
          <w:szCs w:val="20"/>
          <w:lang w:eastAsia="en-IN"/>
        </w:rPr>
      </w:pPr>
    </w:p>
    <w:p w14:paraId="6A89148D" w14:textId="77777777" w:rsidR="00D40C5C" w:rsidRPr="00110171" w:rsidRDefault="00D40C5C" w:rsidP="00D40C5C">
      <w:pPr>
        <w:jc w:val="both"/>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t>Obligations of “Client”:</w:t>
      </w:r>
    </w:p>
    <w:p w14:paraId="27E66786" w14:textId="77777777" w:rsidR="00D40C5C" w:rsidRPr="00110171" w:rsidRDefault="00D40C5C" w:rsidP="00D40C5C">
      <w:pPr>
        <w:jc w:val="both"/>
        <w:rPr>
          <w:rFonts w:ascii="Mulish" w:hAnsi="Mulish" w:cs="Arial"/>
          <w:sz w:val="20"/>
          <w:szCs w:val="20"/>
          <w:lang w:eastAsia="en-IN"/>
        </w:rPr>
      </w:pPr>
    </w:p>
    <w:p w14:paraId="4D1E54A6" w14:textId="4A95C34C" w:rsidR="00D40C5C" w:rsidRPr="00110171" w:rsidRDefault="00D40C5C" w:rsidP="00D40C5C">
      <w:pPr>
        <w:pStyle w:val="ListParagraph"/>
        <w:numPr>
          <w:ilvl w:val="0"/>
          <w:numId w:val="7"/>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shall provide brief and comprehensive description of the requirements expected from a </w:t>
      </w:r>
      <w:r w:rsidR="00270AA4">
        <w:rPr>
          <w:rFonts w:ascii="Mulish" w:hAnsi="Mulish" w:cs="Arial"/>
          <w:color w:val="000000"/>
          <w:sz w:val="20"/>
          <w:szCs w:val="20"/>
          <w:lang w:eastAsia="en-IN"/>
        </w:rPr>
        <w:t>p</w:t>
      </w:r>
      <w:r w:rsidRPr="00110171">
        <w:rPr>
          <w:rFonts w:ascii="Mulish" w:hAnsi="Mulish" w:cs="Arial"/>
          <w:color w:val="000000"/>
          <w:sz w:val="20"/>
          <w:szCs w:val="20"/>
          <w:lang w:eastAsia="en-IN"/>
        </w:rPr>
        <w:t xml:space="preserve">otential </w:t>
      </w:r>
      <w:r w:rsidR="00270AA4">
        <w:rPr>
          <w:rFonts w:ascii="Mulish" w:hAnsi="Mulish" w:cs="Arial"/>
          <w:color w:val="000000"/>
          <w:sz w:val="20"/>
          <w:szCs w:val="20"/>
          <w:lang w:eastAsia="en-IN"/>
        </w:rPr>
        <w:t>c</w:t>
      </w:r>
      <w:r w:rsidRPr="00110171">
        <w:rPr>
          <w:rFonts w:ascii="Mulish" w:hAnsi="Mulish" w:cs="Arial"/>
          <w:color w:val="000000"/>
          <w:sz w:val="20"/>
          <w:szCs w:val="20"/>
          <w:lang w:eastAsia="en-IN"/>
        </w:rPr>
        <w:t xml:space="preserve">andidate for its job profile which includes the Qualification, Experience, CTC etc, for enabling the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color w:val="000000"/>
          <w:sz w:val="20"/>
          <w:szCs w:val="20"/>
          <w:lang w:eastAsia="en-IN"/>
        </w:rPr>
        <w:t>to effectively perform its obligations under this Agreement.</w:t>
      </w:r>
    </w:p>
    <w:p w14:paraId="1FA23D66" w14:textId="5532314E" w:rsidR="00D40C5C" w:rsidRPr="00110171" w:rsidRDefault="00D40C5C" w:rsidP="00D40C5C">
      <w:pPr>
        <w:pStyle w:val="ListParagraph"/>
        <w:numPr>
          <w:ilvl w:val="0"/>
          <w:numId w:val="7"/>
        </w:numPr>
        <w:spacing w:line="276" w:lineRule="auto"/>
        <w:jc w:val="both"/>
        <w:rPr>
          <w:rFonts w:ascii="Mulish" w:hAnsi="Mulish" w:cs="Arial"/>
          <w:color w:val="000000"/>
          <w:sz w:val="20"/>
          <w:szCs w:val="20"/>
          <w:lang w:eastAsia="en-IN"/>
        </w:rPr>
      </w:pPr>
      <w:r w:rsidRPr="00110171">
        <w:rPr>
          <w:rFonts w:ascii="Mulish" w:hAnsi="Mulish" w:cs="Arial"/>
          <w:color w:val="000000"/>
          <w:sz w:val="20"/>
          <w:szCs w:val="20"/>
          <w:lang w:eastAsia="en-IN"/>
        </w:rPr>
        <w:t xml:space="preserve">If </w:t>
      </w:r>
      <w:r w:rsidRPr="00110171">
        <w:rPr>
          <w:rFonts w:ascii="Mulish" w:hAnsi="Mulish" w:cs="Arial"/>
          <w:b/>
          <w:bCs/>
          <w:color w:val="000000"/>
          <w:sz w:val="20"/>
          <w:szCs w:val="20"/>
          <w:lang w:eastAsia="en-IN"/>
        </w:rPr>
        <w:t>“Client”</w:t>
      </w:r>
      <w:r w:rsidRPr="00110171">
        <w:rPr>
          <w:rFonts w:ascii="Mulish" w:hAnsi="Mulish" w:cs="Arial"/>
          <w:color w:val="000000"/>
          <w:sz w:val="20"/>
          <w:szCs w:val="20"/>
          <w:lang w:eastAsia="en-IN"/>
        </w:rPr>
        <w:t xml:space="preserve"> has considered or is in possession of </w:t>
      </w:r>
      <w:r w:rsidR="00270AA4">
        <w:rPr>
          <w:rFonts w:ascii="Mulish" w:hAnsi="Mulish" w:cs="Arial"/>
          <w:color w:val="000000"/>
          <w:sz w:val="20"/>
          <w:szCs w:val="20"/>
          <w:lang w:eastAsia="en-IN"/>
        </w:rPr>
        <w:t>r</w:t>
      </w:r>
      <w:r w:rsidRPr="00110171">
        <w:rPr>
          <w:rFonts w:ascii="Mulish" w:hAnsi="Mulish" w:cs="Arial"/>
          <w:color w:val="000000"/>
          <w:sz w:val="20"/>
          <w:szCs w:val="20"/>
          <w:lang w:eastAsia="en-IN"/>
        </w:rPr>
        <w:t xml:space="preserve">esume of a </w:t>
      </w:r>
      <w:r w:rsidR="00270AA4">
        <w:rPr>
          <w:rFonts w:ascii="Mulish" w:hAnsi="Mulish" w:cs="Arial"/>
          <w:color w:val="000000"/>
          <w:sz w:val="20"/>
          <w:szCs w:val="20"/>
          <w:lang w:eastAsia="en-IN"/>
        </w:rPr>
        <w:t>p</w:t>
      </w:r>
      <w:r w:rsidRPr="00110171">
        <w:rPr>
          <w:rFonts w:ascii="Mulish" w:hAnsi="Mulish" w:cs="Arial"/>
          <w:color w:val="000000"/>
          <w:sz w:val="20"/>
          <w:szCs w:val="20"/>
          <w:lang w:eastAsia="en-IN"/>
        </w:rPr>
        <w:t xml:space="preserve">otential </w:t>
      </w:r>
      <w:r w:rsidR="00270AA4">
        <w:rPr>
          <w:rFonts w:ascii="Mulish" w:hAnsi="Mulish" w:cs="Arial"/>
          <w:color w:val="000000"/>
          <w:sz w:val="20"/>
          <w:szCs w:val="20"/>
          <w:lang w:eastAsia="en-IN"/>
        </w:rPr>
        <w:t>c</w:t>
      </w:r>
      <w:r w:rsidRPr="00110171">
        <w:rPr>
          <w:rFonts w:ascii="Mulish" w:hAnsi="Mulish" w:cs="Arial"/>
          <w:color w:val="000000"/>
          <w:sz w:val="20"/>
          <w:szCs w:val="20"/>
          <w:lang w:eastAsia="en-IN"/>
        </w:rPr>
        <w:t>andidate and if “</w:t>
      </w:r>
      <w:r w:rsidRPr="00110171">
        <w:rPr>
          <w:rFonts w:ascii="Mulish" w:hAnsi="Mulish" w:cs="Arial"/>
          <w:b/>
          <w:bCs/>
          <w:color w:val="000000"/>
          <w:sz w:val="20"/>
          <w:szCs w:val="20"/>
          <w:lang w:eastAsia="en-IN"/>
        </w:rPr>
        <w:t xml:space="preserve">Service Provider” </w:t>
      </w:r>
      <w:r w:rsidRPr="00110171">
        <w:rPr>
          <w:rFonts w:ascii="Mulish" w:hAnsi="Mulish" w:cs="Arial"/>
          <w:color w:val="000000"/>
          <w:sz w:val="20"/>
          <w:szCs w:val="20"/>
          <w:lang w:eastAsia="en-IN"/>
        </w:rPr>
        <w:t>forwards the same to the “</w:t>
      </w:r>
      <w:r w:rsidRPr="00110171">
        <w:rPr>
          <w:rFonts w:ascii="Mulish" w:hAnsi="Mulish" w:cs="Arial"/>
          <w:b/>
          <w:bCs/>
          <w:color w:val="000000"/>
          <w:sz w:val="20"/>
          <w:szCs w:val="20"/>
          <w:lang w:eastAsia="en-IN"/>
        </w:rPr>
        <w:t>Client”,</w:t>
      </w:r>
      <w:r w:rsidRPr="00110171">
        <w:rPr>
          <w:rFonts w:ascii="Mulish" w:hAnsi="Mulish" w:cs="Arial"/>
          <w:color w:val="000000"/>
          <w:sz w:val="20"/>
          <w:szCs w:val="20"/>
          <w:lang w:eastAsia="en-IN"/>
        </w:rPr>
        <w:t xml:space="preserve"> then</w:t>
      </w:r>
      <w:r w:rsidRPr="00110171">
        <w:rPr>
          <w:rFonts w:ascii="Mulish" w:hAnsi="Mulish" w:cs="Arial"/>
          <w:b/>
          <w:bCs/>
          <w:color w:val="000000"/>
          <w:sz w:val="20"/>
          <w:szCs w:val="20"/>
          <w:lang w:eastAsia="en-IN"/>
        </w:rPr>
        <w:t xml:space="preserve"> “Client” </w:t>
      </w:r>
      <w:r w:rsidRPr="00110171">
        <w:rPr>
          <w:rFonts w:ascii="Mulish" w:hAnsi="Mulish" w:cs="Arial"/>
          <w:color w:val="000000"/>
          <w:sz w:val="20"/>
          <w:szCs w:val="20"/>
          <w:lang w:eastAsia="en-IN"/>
        </w:rPr>
        <w:t xml:space="preserve">shall intimate the same to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color w:val="000000"/>
          <w:sz w:val="20"/>
          <w:szCs w:val="20"/>
          <w:lang w:eastAsia="en-IN"/>
        </w:rPr>
        <w:t xml:space="preserve">within </w:t>
      </w:r>
      <w:r w:rsidRPr="00110171">
        <w:rPr>
          <w:rFonts w:ascii="Mulish" w:hAnsi="Mulish" w:cs="Arial"/>
          <w:b/>
          <w:bCs/>
          <w:color w:val="000000"/>
          <w:sz w:val="20"/>
          <w:szCs w:val="20"/>
          <w:lang w:eastAsia="en-IN"/>
        </w:rPr>
        <w:t>Seven (07)</w:t>
      </w:r>
      <w:r w:rsidRPr="00110171">
        <w:rPr>
          <w:rFonts w:ascii="Mulish" w:hAnsi="Mulish" w:cs="Arial"/>
          <w:color w:val="000000"/>
          <w:sz w:val="20"/>
          <w:szCs w:val="20"/>
          <w:lang w:eastAsia="en-IN"/>
        </w:rPr>
        <w:t xml:space="preserve"> days of receiving such Resume.</w:t>
      </w:r>
    </w:p>
    <w:p w14:paraId="2E1A2468" w14:textId="77777777" w:rsidR="00D40C5C" w:rsidRPr="00110171" w:rsidRDefault="00D40C5C" w:rsidP="00D40C5C">
      <w:pPr>
        <w:pStyle w:val="ListParagraph"/>
        <w:numPr>
          <w:ilvl w:val="0"/>
          <w:numId w:val="7"/>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shall exercise abundant care and caution while dealing with the Resume provided by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color w:val="000000"/>
          <w:sz w:val="20"/>
          <w:szCs w:val="20"/>
          <w:lang w:eastAsia="en-IN"/>
        </w:rPr>
        <w:t>so that the same may not be misused.</w:t>
      </w:r>
    </w:p>
    <w:p w14:paraId="3BF38605" w14:textId="2FBE24BD" w:rsidR="00D40C5C" w:rsidRPr="00110171" w:rsidRDefault="00D40C5C" w:rsidP="00D40C5C">
      <w:pPr>
        <w:pStyle w:val="ListParagraph"/>
        <w:numPr>
          <w:ilvl w:val="0"/>
          <w:numId w:val="7"/>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shall intimate and provide the </w:t>
      </w:r>
      <w:r w:rsidR="00270AA4">
        <w:rPr>
          <w:rFonts w:ascii="Mulish" w:hAnsi="Mulish" w:cs="Arial"/>
          <w:color w:val="000000"/>
          <w:sz w:val="20"/>
          <w:szCs w:val="20"/>
          <w:lang w:eastAsia="en-IN"/>
        </w:rPr>
        <w:t>c</w:t>
      </w:r>
      <w:r w:rsidRPr="00110171">
        <w:rPr>
          <w:rFonts w:ascii="Mulish" w:hAnsi="Mulish" w:cs="Arial"/>
          <w:color w:val="000000"/>
          <w:sz w:val="20"/>
          <w:szCs w:val="20"/>
          <w:lang w:eastAsia="en-IN"/>
        </w:rPr>
        <w:t xml:space="preserve">opy of the </w:t>
      </w:r>
      <w:r w:rsidR="00270AA4">
        <w:rPr>
          <w:rFonts w:ascii="Mulish" w:hAnsi="Mulish" w:cs="Arial"/>
          <w:color w:val="000000"/>
          <w:sz w:val="20"/>
          <w:szCs w:val="20"/>
          <w:lang w:eastAsia="en-IN"/>
        </w:rPr>
        <w:t>a</w:t>
      </w:r>
      <w:r w:rsidRPr="00110171">
        <w:rPr>
          <w:rFonts w:ascii="Mulish" w:hAnsi="Mulish" w:cs="Arial"/>
          <w:color w:val="000000"/>
          <w:sz w:val="20"/>
          <w:szCs w:val="20"/>
          <w:lang w:eastAsia="en-IN"/>
        </w:rPr>
        <w:t xml:space="preserve">ppointment </w:t>
      </w:r>
      <w:r w:rsidR="00270AA4">
        <w:rPr>
          <w:rFonts w:ascii="Mulish" w:hAnsi="Mulish" w:cs="Arial"/>
          <w:color w:val="000000"/>
          <w:sz w:val="20"/>
          <w:szCs w:val="20"/>
          <w:lang w:eastAsia="en-IN"/>
        </w:rPr>
        <w:t>l</w:t>
      </w:r>
      <w:r w:rsidRPr="00110171">
        <w:rPr>
          <w:rFonts w:ascii="Mulish" w:hAnsi="Mulish" w:cs="Arial"/>
          <w:color w:val="000000"/>
          <w:sz w:val="20"/>
          <w:szCs w:val="20"/>
          <w:lang w:eastAsia="en-IN"/>
        </w:rPr>
        <w:t xml:space="preserve">etter to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color w:val="000000"/>
          <w:sz w:val="20"/>
          <w:szCs w:val="20"/>
          <w:lang w:eastAsia="en-IN"/>
        </w:rPr>
        <w:t xml:space="preserve">within </w:t>
      </w:r>
      <w:r w:rsidR="00270AA4">
        <w:rPr>
          <w:rFonts w:ascii="Mulish" w:hAnsi="Mulish" w:cs="Arial"/>
          <w:color w:val="000000"/>
          <w:sz w:val="20"/>
          <w:szCs w:val="20"/>
          <w:lang w:eastAsia="en-IN"/>
        </w:rPr>
        <w:t>s</w:t>
      </w:r>
      <w:r w:rsidRPr="00110171">
        <w:rPr>
          <w:rFonts w:ascii="Mulish" w:hAnsi="Mulish" w:cs="Arial"/>
          <w:color w:val="000000"/>
          <w:sz w:val="20"/>
          <w:szCs w:val="20"/>
          <w:lang w:eastAsia="en-IN"/>
        </w:rPr>
        <w:t xml:space="preserve">even </w:t>
      </w:r>
      <w:r w:rsidR="00403268">
        <w:rPr>
          <w:rFonts w:ascii="Mulish" w:hAnsi="Mulish" w:cs="Arial"/>
          <w:color w:val="000000"/>
          <w:sz w:val="20"/>
          <w:szCs w:val="20"/>
          <w:lang w:eastAsia="en-IN"/>
        </w:rPr>
        <w:t xml:space="preserve">(7) </w:t>
      </w:r>
      <w:r w:rsidRPr="00110171">
        <w:rPr>
          <w:rFonts w:ascii="Mulish" w:hAnsi="Mulish" w:cs="Arial"/>
          <w:color w:val="000000"/>
          <w:sz w:val="20"/>
          <w:szCs w:val="20"/>
          <w:lang w:eastAsia="en-IN"/>
        </w:rPr>
        <w:t xml:space="preserve">days of appointing a potential candidate, if the </w:t>
      </w:r>
      <w:r w:rsidR="00270AA4">
        <w:rPr>
          <w:rFonts w:ascii="Mulish" w:hAnsi="Mulish" w:cs="Arial"/>
          <w:color w:val="000000"/>
          <w:sz w:val="20"/>
          <w:szCs w:val="20"/>
          <w:lang w:eastAsia="en-IN"/>
        </w:rPr>
        <w:t>c</w:t>
      </w:r>
      <w:r w:rsidRPr="00110171">
        <w:rPr>
          <w:rFonts w:ascii="Mulish" w:hAnsi="Mulish" w:cs="Arial"/>
          <w:color w:val="000000"/>
          <w:sz w:val="20"/>
          <w:szCs w:val="20"/>
          <w:lang w:eastAsia="en-IN"/>
        </w:rPr>
        <w:t xml:space="preserve">andidate is nominated by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w:t>
      </w:r>
    </w:p>
    <w:p w14:paraId="0869384D" w14:textId="77777777" w:rsidR="00D40C5C" w:rsidRPr="00110171" w:rsidRDefault="00D40C5C" w:rsidP="00D40C5C">
      <w:pPr>
        <w:jc w:val="both"/>
        <w:rPr>
          <w:rFonts w:ascii="Mulish" w:hAnsi="Mulish" w:cs="Arial"/>
          <w:sz w:val="20"/>
          <w:szCs w:val="20"/>
          <w:lang w:eastAsia="en-IN"/>
        </w:rPr>
      </w:pPr>
    </w:p>
    <w:p w14:paraId="47A18437" w14:textId="77777777" w:rsidR="00D40C5C" w:rsidRPr="00110171" w:rsidRDefault="00D40C5C" w:rsidP="00D40C5C">
      <w:pPr>
        <w:jc w:val="both"/>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t>Obligations of Both the Parties:</w:t>
      </w:r>
    </w:p>
    <w:p w14:paraId="1A5A0C32" w14:textId="77777777" w:rsidR="00D40C5C" w:rsidRPr="00110171" w:rsidRDefault="00D40C5C" w:rsidP="00D40C5C">
      <w:pPr>
        <w:jc w:val="both"/>
        <w:rPr>
          <w:rFonts w:ascii="Mulish" w:hAnsi="Mulish" w:cs="Arial"/>
          <w:sz w:val="20"/>
          <w:szCs w:val="20"/>
          <w:lang w:eastAsia="en-IN"/>
        </w:rPr>
      </w:pPr>
    </w:p>
    <w:p w14:paraId="0B92A851" w14:textId="02CD9C9E" w:rsidR="00D40C5C" w:rsidRPr="00110171" w:rsidRDefault="00D40C5C" w:rsidP="00D40C5C">
      <w:pPr>
        <w:pStyle w:val="ListParagraph"/>
        <w:numPr>
          <w:ilvl w:val="0"/>
          <w:numId w:val="8"/>
        </w:numPr>
        <w:spacing w:line="276" w:lineRule="auto"/>
        <w:jc w:val="both"/>
        <w:rPr>
          <w:rFonts w:ascii="Mulish" w:hAnsi="Mulish" w:cs="Arial"/>
          <w:color w:val="000000"/>
          <w:sz w:val="20"/>
          <w:szCs w:val="20"/>
          <w:lang w:eastAsia="en-IN"/>
        </w:rPr>
      </w:pPr>
      <w:r w:rsidRPr="00110171">
        <w:rPr>
          <w:rFonts w:ascii="Mulish" w:hAnsi="Mulish" w:cs="Arial"/>
          <w:color w:val="000000"/>
          <w:sz w:val="20"/>
          <w:szCs w:val="20"/>
          <w:lang w:eastAsia="en-IN"/>
        </w:rPr>
        <w:t xml:space="preserve">If a candidate is appointed by </w:t>
      </w:r>
      <w:r w:rsidRPr="00110171">
        <w:rPr>
          <w:rFonts w:ascii="Mulish" w:hAnsi="Mulish" w:cs="Arial"/>
          <w:b/>
          <w:bCs/>
          <w:color w:val="000000"/>
          <w:sz w:val="20"/>
          <w:szCs w:val="20"/>
          <w:lang w:eastAsia="en-IN"/>
        </w:rPr>
        <w:t xml:space="preserve">“Client” </w:t>
      </w:r>
      <w:r w:rsidRPr="00110171">
        <w:rPr>
          <w:rFonts w:ascii="Mulish" w:hAnsi="Mulish" w:cs="Arial"/>
          <w:bCs/>
          <w:color w:val="000000"/>
          <w:sz w:val="20"/>
          <w:szCs w:val="20"/>
          <w:lang w:eastAsia="en-IN"/>
        </w:rPr>
        <w:t>or</w:t>
      </w:r>
      <w:r w:rsidRPr="00110171">
        <w:rPr>
          <w:rFonts w:ascii="Mulish" w:hAnsi="Mulish" w:cs="Arial"/>
          <w:color w:val="000000"/>
          <w:sz w:val="20"/>
          <w:szCs w:val="20"/>
          <w:lang w:eastAsia="en-IN"/>
        </w:rPr>
        <w:t xml:space="preserve"> a position other than that position for which the </w:t>
      </w:r>
      <w:r w:rsidR="00270AA4">
        <w:rPr>
          <w:rFonts w:ascii="Mulish" w:hAnsi="Mulish" w:cs="Arial"/>
          <w:color w:val="000000"/>
          <w:sz w:val="20"/>
          <w:szCs w:val="20"/>
          <w:lang w:eastAsia="en-IN"/>
        </w:rPr>
        <w:t>c</w:t>
      </w:r>
      <w:r w:rsidRPr="00110171">
        <w:rPr>
          <w:rFonts w:ascii="Mulish" w:hAnsi="Mulish" w:cs="Arial"/>
          <w:color w:val="000000"/>
          <w:sz w:val="20"/>
          <w:szCs w:val="20"/>
          <w:lang w:eastAsia="en-IN"/>
        </w:rPr>
        <w:t>andidate is nominated by the “</w:t>
      </w:r>
      <w:r w:rsidRPr="000903C1">
        <w:rPr>
          <w:rFonts w:ascii="Mulish" w:hAnsi="Mulish" w:cs="Arial"/>
          <w:b/>
          <w:bCs/>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color w:val="000000"/>
          <w:sz w:val="20"/>
          <w:szCs w:val="20"/>
          <w:lang w:eastAsia="en-IN"/>
        </w:rPr>
        <w:t xml:space="preserve">then the terms of this </w:t>
      </w:r>
      <w:r w:rsidR="00270AA4">
        <w:rPr>
          <w:rFonts w:ascii="Mulish" w:hAnsi="Mulish" w:cs="Arial"/>
          <w:color w:val="000000"/>
          <w:sz w:val="20"/>
          <w:szCs w:val="20"/>
          <w:lang w:eastAsia="en-IN"/>
        </w:rPr>
        <w:t>a</w:t>
      </w:r>
      <w:r w:rsidRPr="00110171">
        <w:rPr>
          <w:rFonts w:ascii="Mulish" w:hAnsi="Mulish" w:cs="Arial"/>
          <w:color w:val="000000"/>
          <w:sz w:val="20"/>
          <w:szCs w:val="20"/>
          <w:lang w:eastAsia="en-IN"/>
        </w:rPr>
        <w:t xml:space="preserve">greement shall be deemed applicable to the post to which the </w:t>
      </w:r>
      <w:r w:rsidR="00270AA4">
        <w:rPr>
          <w:rFonts w:ascii="Mulish" w:hAnsi="Mulish" w:cs="Arial"/>
          <w:color w:val="000000"/>
          <w:sz w:val="20"/>
          <w:szCs w:val="20"/>
          <w:lang w:eastAsia="en-IN"/>
        </w:rPr>
        <w:t>c</w:t>
      </w:r>
      <w:r w:rsidRPr="00110171">
        <w:rPr>
          <w:rFonts w:ascii="Mulish" w:hAnsi="Mulish" w:cs="Arial"/>
          <w:color w:val="000000"/>
          <w:sz w:val="20"/>
          <w:szCs w:val="20"/>
          <w:lang w:eastAsia="en-IN"/>
        </w:rPr>
        <w:t>andidate is appointed.</w:t>
      </w:r>
    </w:p>
    <w:p w14:paraId="144FF037" w14:textId="1D7F5BF1" w:rsidR="00D40C5C" w:rsidRPr="00110171" w:rsidRDefault="00D40C5C" w:rsidP="00D40C5C">
      <w:pPr>
        <w:pStyle w:val="ListParagraph"/>
        <w:numPr>
          <w:ilvl w:val="0"/>
          <w:numId w:val="8"/>
        </w:numPr>
        <w:spacing w:line="276" w:lineRule="auto"/>
        <w:jc w:val="both"/>
        <w:rPr>
          <w:rFonts w:ascii="Mulish" w:hAnsi="Mulish" w:cs="Arial"/>
          <w:color w:val="000000"/>
          <w:sz w:val="20"/>
          <w:szCs w:val="20"/>
          <w:lang w:eastAsia="en-IN"/>
        </w:rPr>
      </w:pPr>
      <w:r w:rsidRPr="00110171">
        <w:rPr>
          <w:rFonts w:ascii="Mulish" w:hAnsi="Mulish" w:cs="Arial"/>
          <w:b/>
          <w:bCs/>
          <w:color w:val="000000"/>
          <w:sz w:val="20"/>
          <w:szCs w:val="20"/>
          <w:lang w:eastAsia="en-IN"/>
        </w:rPr>
        <w:t xml:space="preserve">“Service Provider” </w:t>
      </w:r>
      <w:r w:rsidRPr="00110171">
        <w:rPr>
          <w:rFonts w:ascii="Mulish" w:hAnsi="Mulish" w:cs="Arial"/>
          <w:color w:val="000000"/>
          <w:sz w:val="20"/>
          <w:szCs w:val="20"/>
          <w:lang w:eastAsia="en-IN"/>
        </w:rPr>
        <w:t xml:space="preserve">shall not be liable for any inadequacies and inaccuracies for the information provided by the </w:t>
      </w: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to the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 </w:t>
      </w:r>
      <w:r w:rsidRPr="00110171">
        <w:rPr>
          <w:rFonts w:ascii="Mulish" w:hAnsi="Mulish" w:cs="Arial"/>
          <w:color w:val="000000"/>
          <w:sz w:val="20"/>
          <w:szCs w:val="20"/>
          <w:lang w:eastAsia="en-IN"/>
        </w:rPr>
        <w:t xml:space="preserve">and understood by the </w:t>
      </w:r>
      <w:r w:rsidR="00270AA4">
        <w:rPr>
          <w:rFonts w:ascii="Mulish" w:hAnsi="Mulish" w:cs="Arial"/>
          <w:color w:val="000000"/>
          <w:sz w:val="20"/>
          <w:szCs w:val="20"/>
          <w:lang w:eastAsia="en-IN"/>
        </w:rPr>
        <w:t>p</w:t>
      </w:r>
      <w:r w:rsidRPr="00110171">
        <w:rPr>
          <w:rFonts w:ascii="Mulish" w:hAnsi="Mulish" w:cs="Arial"/>
          <w:color w:val="000000"/>
          <w:sz w:val="20"/>
          <w:szCs w:val="20"/>
          <w:lang w:eastAsia="en-IN"/>
        </w:rPr>
        <w:t xml:space="preserve">otential </w:t>
      </w:r>
      <w:r w:rsidR="00270AA4">
        <w:rPr>
          <w:rFonts w:ascii="Mulish" w:hAnsi="Mulish" w:cs="Arial"/>
          <w:color w:val="000000"/>
          <w:sz w:val="20"/>
          <w:szCs w:val="20"/>
          <w:lang w:eastAsia="en-IN"/>
        </w:rPr>
        <w:t>c</w:t>
      </w:r>
      <w:r w:rsidRPr="00110171">
        <w:rPr>
          <w:rFonts w:ascii="Mulish" w:hAnsi="Mulish" w:cs="Arial"/>
          <w:color w:val="000000"/>
          <w:sz w:val="20"/>
          <w:szCs w:val="20"/>
          <w:lang w:eastAsia="en-IN"/>
        </w:rPr>
        <w:t>andidate.</w:t>
      </w:r>
    </w:p>
    <w:p w14:paraId="59BF17B7" w14:textId="77777777" w:rsidR="007237B5" w:rsidRPr="00110171" w:rsidRDefault="00D40C5C" w:rsidP="000A1568">
      <w:pPr>
        <w:pStyle w:val="ListParagraph"/>
        <w:numPr>
          <w:ilvl w:val="0"/>
          <w:numId w:val="8"/>
        </w:numPr>
        <w:spacing w:line="276" w:lineRule="auto"/>
        <w:jc w:val="both"/>
        <w:rPr>
          <w:rFonts w:ascii="Mulish" w:hAnsi="Mulish"/>
          <w:sz w:val="20"/>
          <w:szCs w:val="20"/>
        </w:rPr>
      </w:pPr>
      <w:r w:rsidRPr="00110171">
        <w:rPr>
          <w:rFonts w:ascii="Mulish" w:hAnsi="Mulish" w:cs="Arial"/>
          <w:b/>
          <w:bCs/>
          <w:color w:val="000000"/>
          <w:sz w:val="20"/>
          <w:szCs w:val="20"/>
          <w:lang w:eastAsia="en-IN"/>
        </w:rPr>
        <w:t xml:space="preserve">“Client” </w:t>
      </w:r>
      <w:r w:rsidRPr="00110171">
        <w:rPr>
          <w:rFonts w:ascii="Mulish" w:hAnsi="Mulish" w:cs="Arial"/>
          <w:color w:val="000000"/>
          <w:sz w:val="20"/>
          <w:szCs w:val="20"/>
          <w:lang w:eastAsia="en-IN"/>
        </w:rPr>
        <w:t xml:space="preserve">shall be the sole &amp; ultimate deciding authority for the recruitment of potential candidates nominated by the </w:t>
      </w:r>
      <w:r w:rsidRPr="00110171">
        <w:rPr>
          <w:rFonts w:ascii="Mulish" w:hAnsi="Mulish" w:cs="Arial"/>
          <w:b/>
          <w:color w:val="000000"/>
          <w:sz w:val="20"/>
          <w:szCs w:val="20"/>
          <w:lang w:eastAsia="en-IN"/>
        </w:rPr>
        <w:t>“Service</w:t>
      </w:r>
      <w:r w:rsidRPr="00110171">
        <w:rPr>
          <w:rFonts w:ascii="Mulish" w:hAnsi="Mulish" w:cs="Arial"/>
          <w:b/>
          <w:bCs/>
          <w:color w:val="000000"/>
          <w:sz w:val="20"/>
          <w:szCs w:val="20"/>
          <w:lang w:eastAsia="en-IN"/>
        </w:rPr>
        <w:t xml:space="preserve"> Provider”.</w:t>
      </w:r>
    </w:p>
    <w:p w14:paraId="12FDA7FE"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28226CF4"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4BBA9086"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4F47543F"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7E77E07B"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57EBC897"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0B7B3714"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10FCB52A"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49BEB6E4"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347B303B"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74F61462"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1F78E259" w14:textId="77777777" w:rsidR="00AA3BCF" w:rsidRPr="00110171" w:rsidRDefault="00AA3BCF" w:rsidP="00AA3BCF">
      <w:pPr>
        <w:pStyle w:val="ListParagraph"/>
        <w:spacing w:line="276" w:lineRule="auto"/>
        <w:jc w:val="both"/>
        <w:rPr>
          <w:rFonts w:ascii="Mulish" w:hAnsi="Mulish" w:cs="Arial"/>
          <w:b/>
          <w:bCs/>
          <w:color w:val="000000"/>
          <w:sz w:val="20"/>
          <w:szCs w:val="20"/>
          <w:lang w:eastAsia="en-IN"/>
        </w:rPr>
      </w:pPr>
    </w:p>
    <w:p w14:paraId="7B9035CA" w14:textId="77777777" w:rsidR="00AA3BCF" w:rsidRPr="00110171" w:rsidRDefault="00AA3BCF" w:rsidP="00AA3BCF">
      <w:pPr>
        <w:jc w:val="center"/>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t>ANNEXURE C</w:t>
      </w:r>
    </w:p>
    <w:p w14:paraId="666C6ED5" w14:textId="77777777" w:rsidR="00A83D20" w:rsidRPr="00110171" w:rsidRDefault="00A83D20" w:rsidP="00AA3BCF">
      <w:pPr>
        <w:jc w:val="center"/>
        <w:rPr>
          <w:rFonts w:ascii="Mulish" w:hAnsi="Mulish" w:cs="Arial"/>
          <w:b/>
          <w:bCs/>
          <w:color w:val="000000"/>
          <w:sz w:val="20"/>
          <w:szCs w:val="20"/>
          <w:u w:val="single"/>
          <w:lang w:eastAsia="en-IN"/>
        </w:rPr>
      </w:pPr>
    </w:p>
    <w:p w14:paraId="68E4C34F" w14:textId="77777777" w:rsidR="00A83D20" w:rsidRPr="00110171" w:rsidRDefault="00A83D20" w:rsidP="00AA3BCF">
      <w:pPr>
        <w:jc w:val="center"/>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t>Billing Details</w:t>
      </w:r>
    </w:p>
    <w:p w14:paraId="2B25970D" w14:textId="77777777" w:rsidR="00AA3BCF" w:rsidRPr="00110171" w:rsidRDefault="00AA3BCF" w:rsidP="00AA3BCF">
      <w:pPr>
        <w:pStyle w:val="ListParagraph"/>
        <w:spacing w:line="276" w:lineRule="auto"/>
        <w:jc w:val="both"/>
        <w:rPr>
          <w:rFonts w:ascii="Mulish" w:hAnsi="Mulish"/>
          <w:sz w:val="20"/>
          <w:szCs w:val="20"/>
        </w:rPr>
      </w:pPr>
    </w:p>
    <w:p w14:paraId="5C209008" w14:textId="77777777" w:rsidR="00AA3BCF" w:rsidRPr="00110171" w:rsidRDefault="00AA3BCF" w:rsidP="00AA3BCF">
      <w:pPr>
        <w:pStyle w:val="ListParagraph"/>
        <w:spacing w:line="276" w:lineRule="auto"/>
        <w:jc w:val="both"/>
        <w:rPr>
          <w:rFonts w:ascii="Mulish" w:hAnsi="Mulish"/>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7"/>
        <w:gridCol w:w="5363"/>
      </w:tblGrid>
      <w:tr w:rsidR="00C02E87" w:rsidRPr="00110171" w14:paraId="75CEA1BE" w14:textId="77777777" w:rsidTr="009947AF">
        <w:trPr>
          <w:jc w:val="center"/>
        </w:trPr>
        <w:tc>
          <w:tcPr>
            <w:tcW w:w="2515" w:type="pct"/>
            <w:vAlign w:val="center"/>
          </w:tcPr>
          <w:p w14:paraId="68427997" w14:textId="77777777" w:rsidR="00C02E87" w:rsidRPr="00110171" w:rsidRDefault="00C02E87" w:rsidP="009947AF">
            <w:pPr>
              <w:pStyle w:val="ListParagraph"/>
              <w:spacing w:line="600" w:lineRule="auto"/>
              <w:ind w:left="0"/>
              <w:jc w:val="both"/>
              <w:rPr>
                <w:rFonts w:ascii="Mulish" w:hAnsi="Mulish" w:cs="Arial"/>
                <w:sz w:val="20"/>
                <w:szCs w:val="20"/>
              </w:rPr>
            </w:pPr>
            <w:r w:rsidRPr="00110171">
              <w:rPr>
                <w:rFonts w:ascii="Mulish" w:hAnsi="Mulish" w:cs="Arial"/>
                <w:sz w:val="20"/>
                <w:szCs w:val="20"/>
              </w:rPr>
              <w:t>Name of Client</w:t>
            </w:r>
          </w:p>
        </w:tc>
        <w:tc>
          <w:tcPr>
            <w:tcW w:w="2485" w:type="pct"/>
            <w:vAlign w:val="center"/>
          </w:tcPr>
          <w:p w14:paraId="593F8B44" w14:textId="790E2E15" w:rsidR="00C02E87" w:rsidRPr="00110171" w:rsidRDefault="00C02E87" w:rsidP="00B30A3E">
            <w:pPr>
              <w:pStyle w:val="ListParagraph"/>
              <w:spacing w:line="600" w:lineRule="auto"/>
              <w:ind w:left="0"/>
              <w:jc w:val="both"/>
              <w:rPr>
                <w:rFonts w:ascii="Mulish" w:hAnsi="Mulish" w:cs="Arial"/>
                <w:sz w:val="20"/>
                <w:szCs w:val="20"/>
              </w:rPr>
            </w:pPr>
          </w:p>
        </w:tc>
      </w:tr>
      <w:tr w:rsidR="00C02E87" w:rsidRPr="0051529E" w14:paraId="098794AF" w14:textId="77777777" w:rsidTr="009947AF">
        <w:trPr>
          <w:jc w:val="center"/>
        </w:trPr>
        <w:tc>
          <w:tcPr>
            <w:tcW w:w="2515" w:type="pct"/>
            <w:vAlign w:val="center"/>
          </w:tcPr>
          <w:p w14:paraId="131FE166" w14:textId="77777777" w:rsidR="00C02E87" w:rsidRPr="00110171" w:rsidRDefault="00C02E87" w:rsidP="009947AF">
            <w:pPr>
              <w:pStyle w:val="ListParagraph"/>
              <w:spacing w:line="600" w:lineRule="auto"/>
              <w:ind w:left="0"/>
              <w:jc w:val="both"/>
              <w:rPr>
                <w:rFonts w:ascii="Mulish" w:hAnsi="Mulish" w:cs="Arial"/>
                <w:sz w:val="20"/>
                <w:szCs w:val="20"/>
              </w:rPr>
            </w:pPr>
            <w:r w:rsidRPr="00110171">
              <w:rPr>
                <w:rFonts w:ascii="Mulish" w:hAnsi="Mulish" w:cs="Arial"/>
                <w:sz w:val="20"/>
                <w:szCs w:val="20"/>
              </w:rPr>
              <w:t>Billing Address</w:t>
            </w:r>
          </w:p>
        </w:tc>
        <w:tc>
          <w:tcPr>
            <w:tcW w:w="2485" w:type="pct"/>
            <w:vAlign w:val="center"/>
          </w:tcPr>
          <w:p w14:paraId="4916C4C5" w14:textId="300ADC35" w:rsidR="00C02E87" w:rsidRPr="00B30A3E" w:rsidRDefault="00C02E87" w:rsidP="00B30A3E">
            <w:pPr>
              <w:spacing w:line="276" w:lineRule="auto"/>
              <w:jc w:val="both"/>
              <w:rPr>
                <w:rFonts w:ascii="Mulish" w:hAnsi="Mulish" w:cs="Arial"/>
                <w:sz w:val="20"/>
                <w:szCs w:val="20"/>
                <w:lang w:val="sv-SE"/>
              </w:rPr>
            </w:pPr>
          </w:p>
        </w:tc>
      </w:tr>
      <w:tr w:rsidR="00C02E87" w:rsidRPr="00110171" w14:paraId="07C5B015" w14:textId="77777777" w:rsidTr="009947AF">
        <w:trPr>
          <w:jc w:val="center"/>
        </w:trPr>
        <w:tc>
          <w:tcPr>
            <w:tcW w:w="2515" w:type="pct"/>
            <w:vAlign w:val="center"/>
          </w:tcPr>
          <w:p w14:paraId="315FAC41" w14:textId="77777777" w:rsidR="00C02E87" w:rsidRPr="00110171" w:rsidRDefault="00C02E87" w:rsidP="009947AF">
            <w:pPr>
              <w:pStyle w:val="ListParagraph"/>
              <w:spacing w:line="600" w:lineRule="auto"/>
              <w:ind w:left="0"/>
              <w:jc w:val="both"/>
              <w:rPr>
                <w:rFonts w:ascii="Mulish" w:hAnsi="Mulish" w:cs="Arial"/>
                <w:sz w:val="20"/>
                <w:szCs w:val="20"/>
              </w:rPr>
            </w:pPr>
            <w:r w:rsidRPr="00110171">
              <w:rPr>
                <w:rFonts w:ascii="Mulish" w:hAnsi="Mulish" w:cs="Arial"/>
                <w:sz w:val="20"/>
                <w:szCs w:val="20"/>
              </w:rPr>
              <w:t>GST number</w:t>
            </w:r>
          </w:p>
        </w:tc>
        <w:tc>
          <w:tcPr>
            <w:tcW w:w="2485" w:type="pct"/>
            <w:vAlign w:val="center"/>
          </w:tcPr>
          <w:p w14:paraId="3E6019AC" w14:textId="2BAEAB68" w:rsidR="00C02E87" w:rsidRPr="00110171" w:rsidRDefault="00C02E87" w:rsidP="00B30A3E">
            <w:pPr>
              <w:pStyle w:val="ListParagraph"/>
              <w:spacing w:line="600" w:lineRule="auto"/>
              <w:ind w:left="0"/>
              <w:jc w:val="both"/>
              <w:rPr>
                <w:rFonts w:ascii="Mulish" w:hAnsi="Mulish" w:cs="Arial"/>
                <w:sz w:val="20"/>
                <w:szCs w:val="20"/>
              </w:rPr>
            </w:pPr>
          </w:p>
        </w:tc>
      </w:tr>
      <w:tr w:rsidR="00C02E87" w:rsidRPr="00110171" w14:paraId="633DB007" w14:textId="77777777" w:rsidTr="009947AF">
        <w:trPr>
          <w:jc w:val="center"/>
        </w:trPr>
        <w:tc>
          <w:tcPr>
            <w:tcW w:w="2515" w:type="pct"/>
            <w:vAlign w:val="center"/>
          </w:tcPr>
          <w:p w14:paraId="4600CBE0" w14:textId="77777777" w:rsidR="00C02E87" w:rsidRPr="00110171" w:rsidRDefault="00C02E87" w:rsidP="009947AF">
            <w:pPr>
              <w:pStyle w:val="ListParagraph"/>
              <w:spacing w:line="600" w:lineRule="auto"/>
              <w:ind w:left="0"/>
              <w:jc w:val="both"/>
              <w:rPr>
                <w:rFonts w:ascii="Mulish" w:hAnsi="Mulish" w:cs="Arial"/>
                <w:sz w:val="20"/>
                <w:szCs w:val="20"/>
              </w:rPr>
            </w:pPr>
            <w:r w:rsidRPr="00110171">
              <w:rPr>
                <w:rFonts w:ascii="Mulish" w:hAnsi="Mulish" w:cs="Arial"/>
                <w:sz w:val="20"/>
                <w:szCs w:val="20"/>
              </w:rPr>
              <w:t>PAN Number</w:t>
            </w:r>
          </w:p>
        </w:tc>
        <w:tc>
          <w:tcPr>
            <w:tcW w:w="2485" w:type="pct"/>
            <w:vAlign w:val="center"/>
          </w:tcPr>
          <w:p w14:paraId="279A3DB2" w14:textId="66F27990" w:rsidR="00C02E87" w:rsidRPr="00110171" w:rsidRDefault="00C02E87" w:rsidP="00B30A3E">
            <w:pPr>
              <w:pStyle w:val="ListParagraph"/>
              <w:spacing w:line="600" w:lineRule="auto"/>
              <w:ind w:left="0"/>
              <w:jc w:val="both"/>
              <w:rPr>
                <w:rFonts w:ascii="Mulish" w:hAnsi="Mulish" w:cs="Arial"/>
                <w:sz w:val="20"/>
                <w:szCs w:val="20"/>
              </w:rPr>
            </w:pPr>
          </w:p>
        </w:tc>
      </w:tr>
    </w:tbl>
    <w:p w14:paraId="5096D8A1" w14:textId="77777777" w:rsidR="00AA3BCF" w:rsidRPr="00110171" w:rsidRDefault="00427A0D" w:rsidP="00C02E87">
      <w:pPr>
        <w:pStyle w:val="ListParagraph"/>
        <w:spacing w:line="276" w:lineRule="auto"/>
        <w:ind w:left="0"/>
        <w:jc w:val="both"/>
        <w:rPr>
          <w:rFonts w:ascii="Mulish" w:hAnsi="Mulish"/>
          <w:sz w:val="20"/>
          <w:szCs w:val="20"/>
        </w:rPr>
      </w:pPr>
      <w:r w:rsidRPr="00110171">
        <w:rPr>
          <w:rFonts w:ascii="Mulish" w:hAnsi="Mulish"/>
          <w:sz w:val="20"/>
          <w:szCs w:val="20"/>
        </w:rPr>
        <w:tab/>
      </w:r>
    </w:p>
    <w:p w14:paraId="46017B65" w14:textId="77777777" w:rsidR="00427A0D" w:rsidRPr="00110171" w:rsidRDefault="00427A0D" w:rsidP="00C02E87">
      <w:pPr>
        <w:pStyle w:val="ListParagraph"/>
        <w:spacing w:line="276" w:lineRule="auto"/>
        <w:ind w:left="0"/>
        <w:jc w:val="both"/>
        <w:rPr>
          <w:rFonts w:ascii="Mulish" w:hAnsi="Mulish"/>
          <w:sz w:val="20"/>
          <w:szCs w:val="20"/>
        </w:rPr>
      </w:pPr>
    </w:p>
    <w:p w14:paraId="41E7A28A" w14:textId="77777777" w:rsidR="00427A0D" w:rsidRPr="00110171" w:rsidRDefault="00427A0D" w:rsidP="00C02E87">
      <w:pPr>
        <w:pStyle w:val="ListParagraph"/>
        <w:spacing w:line="276" w:lineRule="auto"/>
        <w:ind w:left="0"/>
        <w:jc w:val="both"/>
        <w:rPr>
          <w:rFonts w:ascii="Mulish" w:hAnsi="Mulish"/>
          <w:sz w:val="20"/>
          <w:szCs w:val="20"/>
        </w:rPr>
      </w:pPr>
    </w:p>
    <w:p w14:paraId="6E536198" w14:textId="77777777" w:rsidR="00427A0D" w:rsidRPr="00110171" w:rsidRDefault="00427A0D" w:rsidP="00C02E87">
      <w:pPr>
        <w:pStyle w:val="ListParagraph"/>
        <w:spacing w:line="276" w:lineRule="auto"/>
        <w:ind w:left="0"/>
        <w:jc w:val="both"/>
        <w:rPr>
          <w:rFonts w:ascii="Mulish" w:hAnsi="Mulish"/>
          <w:sz w:val="20"/>
          <w:szCs w:val="20"/>
        </w:rPr>
      </w:pPr>
    </w:p>
    <w:p w14:paraId="0FD3FFC7" w14:textId="77777777" w:rsidR="00427A0D" w:rsidRPr="00110171" w:rsidRDefault="00427A0D" w:rsidP="00C02E87">
      <w:pPr>
        <w:pStyle w:val="ListParagraph"/>
        <w:spacing w:line="276" w:lineRule="auto"/>
        <w:ind w:left="0"/>
        <w:jc w:val="both"/>
        <w:rPr>
          <w:rFonts w:ascii="Mulish" w:hAnsi="Mulish"/>
          <w:sz w:val="20"/>
          <w:szCs w:val="20"/>
        </w:rPr>
      </w:pPr>
    </w:p>
    <w:p w14:paraId="53083D00" w14:textId="77777777" w:rsidR="00427A0D" w:rsidRPr="00110171" w:rsidRDefault="00427A0D" w:rsidP="00C02E87">
      <w:pPr>
        <w:pStyle w:val="ListParagraph"/>
        <w:spacing w:line="276" w:lineRule="auto"/>
        <w:ind w:left="0"/>
        <w:jc w:val="both"/>
        <w:rPr>
          <w:rFonts w:ascii="Mulish" w:hAnsi="Mulish"/>
          <w:sz w:val="20"/>
          <w:szCs w:val="20"/>
        </w:rPr>
      </w:pPr>
    </w:p>
    <w:p w14:paraId="7E18FC51" w14:textId="77777777" w:rsidR="00427A0D" w:rsidRPr="00110171" w:rsidRDefault="00427A0D" w:rsidP="00C02E87">
      <w:pPr>
        <w:pStyle w:val="ListParagraph"/>
        <w:spacing w:line="276" w:lineRule="auto"/>
        <w:ind w:left="0"/>
        <w:jc w:val="both"/>
        <w:rPr>
          <w:rFonts w:ascii="Mulish" w:hAnsi="Mulish"/>
          <w:sz w:val="20"/>
          <w:szCs w:val="20"/>
        </w:rPr>
      </w:pPr>
    </w:p>
    <w:p w14:paraId="1F94AF08" w14:textId="77777777" w:rsidR="00427A0D" w:rsidRPr="00110171" w:rsidRDefault="00427A0D" w:rsidP="00C02E87">
      <w:pPr>
        <w:pStyle w:val="ListParagraph"/>
        <w:spacing w:line="276" w:lineRule="auto"/>
        <w:ind w:left="0"/>
        <w:jc w:val="both"/>
        <w:rPr>
          <w:rFonts w:ascii="Mulish" w:hAnsi="Mulish"/>
          <w:sz w:val="20"/>
          <w:szCs w:val="20"/>
        </w:rPr>
      </w:pPr>
    </w:p>
    <w:p w14:paraId="260B8646" w14:textId="77777777" w:rsidR="00427A0D" w:rsidRPr="00110171" w:rsidRDefault="00427A0D" w:rsidP="00C02E87">
      <w:pPr>
        <w:pStyle w:val="ListParagraph"/>
        <w:spacing w:line="276" w:lineRule="auto"/>
        <w:ind w:left="0"/>
        <w:jc w:val="both"/>
        <w:rPr>
          <w:rFonts w:ascii="Mulish" w:hAnsi="Mulish"/>
          <w:sz w:val="20"/>
          <w:szCs w:val="20"/>
        </w:rPr>
      </w:pPr>
    </w:p>
    <w:p w14:paraId="232AE008" w14:textId="77777777" w:rsidR="00427A0D" w:rsidRPr="00110171" w:rsidRDefault="00427A0D" w:rsidP="00C02E87">
      <w:pPr>
        <w:pStyle w:val="ListParagraph"/>
        <w:spacing w:line="276" w:lineRule="auto"/>
        <w:ind w:left="0"/>
        <w:jc w:val="both"/>
        <w:rPr>
          <w:rFonts w:ascii="Mulish" w:hAnsi="Mulish"/>
          <w:sz w:val="20"/>
          <w:szCs w:val="20"/>
        </w:rPr>
      </w:pPr>
    </w:p>
    <w:p w14:paraId="3EE15A03" w14:textId="77777777" w:rsidR="00427A0D" w:rsidRPr="00110171" w:rsidRDefault="00427A0D" w:rsidP="00C02E87">
      <w:pPr>
        <w:pStyle w:val="ListParagraph"/>
        <w:spacing w:line="276" w:lineRule="auto"/>
        <w:ind w:left="0"/>
        <w:jc w:val="both"/>
        <w:rPr>
          <w:rFonts w:ascii="Mulish" w:hAnsi="Mulish"/>
          <w:sz w:val="20"/>
          <w:szCs w:val="20"/>
        </w:rPr>
      </w:pPr>
    </w:p>
    <w:p w14:paraId="66470D63" w14:textId="77777777" w:rsidR="00427A0D" w:rsidRPr="00110171" w:rsidRDefault="00427A0D" w:rsidP="00C02E87">
      <w:pPr>
        <w:pStyle w:val="ListParagraph"/>
        <w:spacing w:line="276" w:lineRule="auto"/>
        <w:ind w:left="0"/>
        <w:jc w:val="both"/>
        <w:rPr>
          <w:rFonts w:ascii="Mulish" w:hAnsi="Mulish"/>
          <w:sz w:val="20"/>
          <w:szCs w:val="20"/>
        </w:rPr>
      </w:pPr>
    </w:p>
    <w:p w14:paraId="4ED9892C" w14:textId="77777777" w:rsidR="00427A0D" w:rsidRPr="00110171" w:rsidRDefault="00427A0D" w:rsidP="00C02E87">
      <w:pPr>
        <w:pStyle w:val="ListParagraph"/>
        <w:spacing w:line="276" w:lineRule="auto"/>
        <w:ind w:left="0"/>
        <w:jc w:val="both"/>
        <w:rPr>
          <w:rFonts w:ascii="Mulish" w:hAnsi="Mulish"/>
          <w:sz w:val="20"/>
          <w:szCs w:val="20"/>
        </w:rPr>
      </w:pPr>
    </w:p>
    <w:p w14:paraId="0A7040A5" w14:textId="77777777" w:rsidR="00427A0D" w:rsidRPr="00110171" w:rsidRDefault="00427A0D" w:rsidP="00C02E87">
      <w:pPr>
        <w:pStyle w:val="ListParagraph"/>
        <w:spacing w:line="276" w:lineRule="auto"/>
        <w:ind w:left="0"/>
        <w:jc w:val="both"/>
        <w:rPr>
          <w:rFonts w:ascii="Mulish" w:hAnsi="Mulish"/>
          <w:sz w:val="20"/>
          <w:szCs w:val="20"/>
        </w:rPr>
      </w:pPr>
    </w:p>
    <w:p w14:paraId="0F6C9D63" w14:textId="77777777" w:rsidR="00427A0D" w:rsidRPr="00110171" w:rsidRDefault="00427A0D" w:rsidP="00C02E87">
      <w:pPr>
        <w:pStyle w:val="ListParagraph"/>
        <w:spacing w:line="276" w:lineRule="auto"/>
        <w:ind w:left="0"/>
        <w:jc w:val="both"/>
        <w:rPr>
          <w:rFonts w:ascii="Mulish" w:hAnsi="Mulish"/>
          <w:sz w:val="20"/>
          <w:szCs w:val="20"/>
        </w:rPr>
      </w:pPr>
    </w:p>
    <w:p w14:paraId="54DE8F38" w14:textId="77777777" w:rsidR="00427A0D" w:rsidRPr="00110171" w:rsidRDefault="00427A0D" w:rsidP="00C02E87">
      <w:pPr>
        <w:pStyle w:val="ListParagraph"/>
        <w:spacing w:line="276" w:lineRule="auto"/>
        <w:ind w:left="0"/>
        <w:jc w:val="both"/>
        <w:rPr>
          <w:rFonts w:ascii="Mulish" w:hAnsi="Mulish"/>
          <w:sz w:val="20"/>
          <w:szCs w:val="20"/>
        </w:rPr>
      </w:pPr>
    </w:p>
    <w:p w14:paraId="79293048" w14:textId="77777777" w:rsidR="00427A0D" w:rsidRPr="00110171" w:rsidRDefault="00427A0D" w:rsidP="00C02E87">
      <w:pPr>
        <w:pStyle w:val="ListParagraph"/>
        <w:spacing w:line="276" w:lineRule="auto"/>
        <w:ind w:left="0"/>
        <w:jc w:val="both"/>
        <w:rPr>
          <w:rFonts w:ascii="Mulish" w:hAnsi="Mulish"/>
          <w:sz w:val="20"/>
          <w:szCs w:val="20"/>
        </w:rPr>
      </w:pPr>
    </w:p>
    <w:p w14:paraId="3C2E2B4C" w14:textId="77777777" w:rsidR="00427A0D" w:rsidRPr="00110171" w:rsidRDefault="00427A0D" w:rsidP="00C02E87">
      <w:pPr>
        <w:pStyle w:val="ListParagraph"/>
        <w:spacing w:line="276" w:lineRule="auto"/>
        <w:ind w:left="0"/>
        <w:jc w:val="both"/>
        <w:rPr>
          <w:rFonts w:ascii="Mulish" w:hAnsi="Mulish"/>
          <w:sz w:val="20"/>
          <w:szCs w:val="20"/>
        </w:rPr>
      </w:pPr>
    </w:p>
    <w:p w14:paraId="523FE73D" w14:textId="77777777" w:rsidR="00427A0D" w:rsidRPr="00110171" w:rsidRDefault="00427A0D" w:rsidP="00C02E87">
      <w:pPr>
        <w:pStyle w:val="ListParagraph"/>
        <w:spacing w:line="276" w:lineRule="auto"/>
        <w:ind w:left="0"/>
        <w:jc w:val="both"/>
        <w:rPr>
          <w:rFonts w:ascii="Mulish" w:hAnsi="Mulish"/>
          <w:sz w:val="20"/>
          <w:szCs w:val="20"/>
        </w:rPr>
      </w:pPr>
    </w:p>
    <w:p w14:paraId="7896E6D3" w14:textId="77777777" w:rsidR="00427A0D" w:rsidRPr="00110171" w:rsidRDefault="00427A0D" w:rsidP="00C02E87">
      <w:pPr>
        <w:pStyle w:val="ListParagraph"/>
        <w:spacing w:line="276" w:lineRule="auto"/>
        <w:ind w:left="0"/>
        <w:jc w:val="both"/>
        <w:rPr>
          <w:rFonts w:ascii="Mulish" w:hAnsi="Mulish"/>
          <w:sz w:val="20"/>
          <w:szCs w:val="20"/>
        </w:rPr>
      </w:pPr>
    </w:p>
    <w:p w14:paraId="50221A6C" w14:textId="77777777" w:rsidR="00427A0D" w:rsidRPr="00110171" w:rsidRDefault="00427A0D" w:rsidP="00C02E87">
      <w:pPr>
        <w:pStyle w:val="ListParagraph"/>
        <w:spacing w:line="276" w:lineRule="auto"/>
        <w:ind w:left="0"/>
        <w:jc w:val="both"/>
        <w:rPr>
          <w:rFonts w:ascii="Mulish" w:hAnsi="Mulish"/>
          <w:sz w:val="20"/>
          <w:szCs w:val="20"/>
        </w:rPr>
      </w:pPr>
    </w:p>
    <w:p w14:paraId="475C7F1F" w14:textId="77777777" w:rsidR="00427A0D" w:rsidRPr="00110171" w:rsidRDefault="00427A0D" w:rsidP="00C02E87">
      <w:pPr>
        <w:pStyle w:val="ListParagraph"/>
        <w:spacing w:line="276" w:lineRule="auto"/>
        <w:ind w:left="0"/>
        <w:jc w:val="both"/>
        <w:rPr>
          <w:rFonts w:ascii="Mulish" w:hAnsi="Mulish"/>
          <w:sz w:val="20"/>
          <w:szCs w:val="20"/>
        </w:rPr>
      </w:pPr>
    </w:p>
    <w:p w14:paraId="42859297" w14:textId="77777777" w:rsidR="00343FC4" w:rsidRDefault="00343FC4" w:rsidP="00C02E87">
      <w:pPr>
        <w:pStyle w:val="ListParagraph"/>
        <w:spacing w:line="276" w:lineRule="auto"/>
        <w:ind w:left="0"/>
        <w:jc w:val="both"/>
        <w:rPr>
          <w:rFonts w:ascii="Mulish" w:hAnsi="Mulish"/>
          <w:sz w:val="20"/>
          <w:szCs w:val="20"/>
        </w:rPr>
      </w:pPr>
    </w:p>
    <w:p w14:paraId="25DBF1FA" w14:textId="77777777" w:rsidR="001B3817" w:rsidRDefault="001B3817" w:rsidP="00C02E87">
      <w:pPr>
        <w:pStyle w:val="ListParagraph"/>
        <w:spacing w:line="276" w:lineRule="auto"/>
        <w:ind w:left="0"/>
        <w:jc w:val="both"/>
        <w:rPr>
          <w:rFonts w:ascii="Mulish" w:hAnsi="Mulish"/>
          <w:sz w:val="20"/>
          <w:szCs w:val="20"/>
        </w:rPr>
      </w:pPr>
    </w:p>
    <w:p w14:paraId="59754168" w14:textId="77777777" w:rsidR="001B3817" w:rsidRDefault="001B3817" w:rsidP="00C02E87">
      <w:pPr>
        <w:pStyle w:val="ListParagraph"/>
        <w:spacing w:line="276" w:lineRule="auto"/>
        <w:ind w:left="0"/>
        <w:jc w:val="both"/>
        <w:rPr>
          <w:rFonts w:ascii="Mulish" w:hAnsi="Mulish"/>
          <w:sz w:val="20"/>
          <w:szCs w:val="20"/>
        </w:rPr>
      </w:pPr>
    </w:p>
    <w:p w14:paraId="7DA64E67" w14:textId="77777777" w:rsidR="001B3817" w:rsidRPr="00110171" w:rsidRDefault="001B3817" w:rsidP="00C02E87">
      <w:pPr>
        <w:pStyle w:val="ListParagraph"/>
        <w:spacing w:line="276" w:lineRule="auto"/>
        <w:ind w:left="0"/>
        <w:jc w:val="both"/>
        <w:rPr>
          <w:rFonts w:ascii="Mulish" w:hAnsi="Mulish"/>
          <w:sz w:val="20"/>
          <w:szCs w:val="20"/>
        </w:rPr>
      </w:pPr>
    </w:p>
    <w:p w14:paraId="474C04E0" w14:textId="77777777" w:rsidR="00427A0D" w:rsidRPr="00110171" w:rsidRDefault="00427A0D" w:rsidP="00C02E87">
      <w:pPr>
        <w:pStyle w:val="ListParagraph"/>
        <w:spacing w:line="276" w:lineRule="auto"/>
        <w:ind w:left="0"/>
        <w:jc w:val="both"/>
        <w:rPr>
          <w:rFonts w:ascii="Mulish" w:hAnsi="Mulish"/>
          <w:sz w:val="20"/>
          <w:szCs w:val="20"/>
        </w:rPr>
      </w:pPr>
    </w:p>
    <w:p w14:paraId="4A63DB3E" w14:textId="77777777" w:rsidR="00427A0D" w:rsidRPr="00110171" w:rsidRDefault="00427A0D" w:rsidP="00427A0D">
      <w:pPr>
        <w:jc w:val="center"/>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lastRenderedPageBreak/>
        <w:t>Annexure D</w:t>
      </w:r>
    </w:p>
    <w:p w14:paraId="73DEB981" w14:textId="77777777" w:rsidR="00427A0D" w:rsidRPr="00110171" w:rsidRDefault="00427A0D" w:rsidP="00427A0D">
      <w:pPr>
        <w:jc w:val="center"/>
        <w:rPr>
          <w:rFonts w:ascii="Mulish" w:hAnsi="Mulish" w:cs="Arial"/>
          <w:b/>
          <w:bCs/>
          <w:color w:val="000000"/>
          <w:sz w:val="20"/>
          <w:szCs w:val="20"/>
          <w:u w:val="single"/>
          <w:lang w:eastAsia="en-IN"/>
        </w:rPr>
      </w:pPr>
    </w:p>
    <w:p w14:paraId="427F7DDA" w14:textId="77777777" w:rsidR="00427A0D" w:rsidRPr="00110171" w:rsidRDefault="00427A0D" w:rsidP="00427A0D">
      <w:pPr>
        <w:jc w:val="center"/>
        <w:rPr>
          <w:rFonts w:ascii="Mulish" w:hAnsi="Mulish" w:cs="Arial"/>
          <w:b/>
          <w:bCs/>
          <w:color w:val="000000"/>
          <w:sz w:val="20"/>
          <w:szCs w:val="20"/>
          <w:u w:val="single"/>
          <w:lang w:eastAsia="en-IN"/>
        </w:rPr>
      </w:pPr>
    </w:p>
    <w:p w14:paraId="300BF4EE" w14:textId="77777777" w:rsidR="00427A0D" w:rsidRPr="00110171" w:rsidRDefault="00CC2CCC" w:rsidP="00875EBC">
      <w:pPr>
        <w:jc w:val="center"/>
        <w:rPr>
          <w:rFonts w:ascii="Mulish" w:hAnsi="Mulish" w:cs="Arial"/>
          <w:b/>
          <w:bCs/>
          <w:color w:val="000000"/>
          <w:sz w:val="20"/>
          <w:szCs w:val="20"/>
          <w:u w:val="single"/>
          <w:lang w:eastAsia="en-IN"/>
        </w:rPr>
      </w:pPr>
      <w:r w:rsidRPr="00110171">
        <w:rPr>
          <w:rFonts w:ascii="Mulish" w:hAnsi="Mulish" w:cs="Arial"/>
          <w:b/>
          <w:bCs/>
          <w:color w:val="000000"/>
          <w:sz w:val="20"/>
          <w:szCs w:val="20"/>
          <w:u w:val="single"/>
          <w:lang w:eastAsia="en-IN"/>
        </w:rPr>
        <w:t xml:space="preserve">Escalation </w:t>
      </w:r>
      <w:r w:rsidR="00875EBC" w:rsidRPr="00110171">
        <w:rPr>
          <w:rFonts w:ascii="Mulish" w:hAnsi="Mulish" w:cs="Arial"/>
          <w:b/>
          <w:bCs/>
          <w:color w:val="000000"/>
          <w:sz w:val="20"/>
          <w:szCs w:val="20"/>
          <w:u w:val="single"/>
          <w:lang w:eastAsia="en-IN"/>
        </w:rPr>
        <w:t>Matrix</w:t>
      </w:r>
    </w:p>
    <w:p w14:paraId="55C0150B" w14:textId="77777777" w:rsidR="00CC2CCC" w:rsidRPr="00110171" w:rsidRDefault="00CC2CCC" w:rsidP="00427A0D">
      <w:pPr>
        <w:rPr>
          <w:rFonts w:ascii="Mulish" w:hAnsi="Mulish" w:cs="Arial"/>
          <w:b/>
          <w:bCs/>
          <w:color w:val="000000"/>
          <w:sz w:val="20"/>
          <w:szCs w:val="20"/>
          <w:u w:val="single"/>
          <w:lang w:eastAsia="en-IN"/>
        </w:rPr>
      </w:pPr>
    </w:p>
    <w:p w14:paraId="44F424E2" w14:textId="77777777" w:rsidR="00875EBC" w:rsidRPr="00110171" w:rsidRDefault="00875EBC" w:rsidP="00427A0D">
      <w:pPr>
        <w:rPr>
          <w:rFonts w:ascii="Mulish" w:hAnsi="Mulish" w:cs="Arial"/>
          <w:b/>
          <w:bCs/>
          <w:color w:val="000000"/>
          <w:sz w:val="20"/>
          <w:szCs w:val="20"/>
          <w:lang w:eastAsia="en-IN"/>
        </w:rPr>
      </w:pPr>
    </w:p>
    <w:p w14:paraId="6537BC6E" w14:textId="77777777" w:rsidR="00CC2CCC" w:rsidRPr="00110171" w:rsidRDefault="00CC2CCC" w:rsidP="00427A0D">
      <w:pPr>
        <w:rPr>
          <w:rFonts w:ascii="Mulish" w:hAnsi="Mulish" w:cs="Arial"/>
          <w:b/>
          <w:bCs/>
          <w:color w:val="000000"/>
          <w:sz w:val="20"/>
          <w:szCs w:val="20"/>
          <w:lang w:eastAsia="en-IN"/>
        </w:rPr>
      </w:pPr>
      <w:r w:rsidRPr="00110171">
        <w:rPr>
          <w:rFonts w:ascii="Mulish" w:hAnsi="Mulish" w:cs="Arial"/>
          <w:b/>
          <w:bCs/>
          <w:color w:val="000000"/>
          <w:sz w:val="20"/>
          <w:szCs w:val="20"/>
          <w:lang w:eastAsia="en-IN"/>
        </w:rPr>
        <w:t>Consultant:</w:t>
      </w:r>
    </w:p>
    <w:p w14:paraId="2644A8FF" w14:textId="77777777" w:rsidR="00CC2CCC" w:rsidRPr="00110171" w:rsidRDefault="00CC2CCC" w:rsidP="00427A0D">
      <w:pPr>
        <w:rPr>
          <w:rFonts w:ascii="Mulish" w:hAnsi="Mulish" w:cs="Arial"/>
          <w:b/>
          <w:bCs/>
          <w:color w:val="000000"/>
          <w:sz w:val="20"/>
          <w:szCs w:val="20"/>
          <w:u w:val="single"/>
          <w:lang w:eastAsia="en-IN"/>
        </w:rPr>
      </w:pPr>
    </w:p>
    <w:p w14:paraId="3313FABB" w14:textId="77777777" w:rsidR="00CC2CCC" w:rsidRPr="00110171" w:rsidRDefault="00CC2CCC" w:rsidP="00427A0D">
      <w:pPr>
        <w:rPr>
          <w:rFonts w:ascii="Mulish" w:hAnsi="Mulish" w:cs="Arial"/>
          <w:b/>
          <w:bCs/>
          <w:color w:val="000000"/>
          <w:sz w:val="20"/>
          <w:szCs w:val="20"/>
          <w:lang w:eastAsia="en-IN"/>
        </w:rPr>
      </w:pPr>
      <w:r w:rsidRPr="00110171">
        <w:rPr>
          <w:rFonts w:ascii="Mulish" w:hAnsi="Mulish" w:cs="Arial"/>
          <w:b/>
          <w:bCs/>
          <w:color w:val="000000"/>
          <w:sz w:val="20"/>
          <w:szCs w:val="20"/>
          <w:lang w:eastAsia="en-IN"/>
        </w:rPr>
        <w:t>1</w:t>
      </w:r>
      <w:r w:rsidRPr="00110171">
        <w:rPr>
          <w:rFonts w:ascii="Mulish" w:hAnsi="Mulish" w:cs="Arial"/>
          <w:b/>
          <w:bCs/>
          <w:color w:val="000000"/>
          <w:sz w:val="20"/>
          <w:szCs w:val="20"/>
          <w:vertAlign w:val="superscript"/>
          <w:lang w:eastAsia="en-IN"/>
        </w:rPr>
        <w:t>st</w:t>
      </w:r>
      <w:r w:rsidRPr="00110171">
        <w:rPr>
          <w:rFonts w:ascii="Mulish" w:hAnsi="Mulish" w:cs="Arial"/>
          <w:b/>
          <w:bCs/>
          <w:color w:val="000000"/>
          <w:sz w:val="20"/>
          <w:szCs w:val="20"/>
          <w:lang w:eastAsia="en-IN"/>
        </w:rPr>
        <w:t xml:space="preserve"> level</w:t>
      </w:r>
    </w:p>
    <w:p w14:paraId="2086A556" w14:textId="77777777" w:rsidR="00CC2CCC" w:rsidRPr="00110171" w:rsidRDefault="00CC2CCC" w:rsidP="00427A0D">
      <w:pPr>
        <w:rPr>
          <w:rFonts w:ascii="Mulish" w:hAnsi="Mulish" w:cs="Arial"/>
          <w:b/>
          <w:bCs/>
          <w:color w:val="000000"/>
          <w:sz w:val="20"/>
          <w:szCs w:val="20"/>
          <w:u w:val="single"/>
          <w:lang w:eastAsia="en-IN"/>
        </w:rPr>
      </w:pPr>
    </w:p>
    <w:p w14:paraId="6881A011" w14:textId="7FAFD1C1"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Name: </w:t>
      </w:r>
      <w:r w:rsidR="00071AD9" w:rsidRPr="00071AD9">
        <w:rPr>
          <w:rFonts w:ascii="Mulish" w:hAnsi="Mulish" w:cs="Arial"/>
          <w:sz w:val="20"/>
          <w:szCs w:val="20"/>
          <w:lang w:val="en-IN" w:eastAsia="en-IN"/>
        </w:rPr>
        <w:t>Susan D’souza</w:t>
      </w:r>
    </w:p>
    <w:p w14:paraId="4FE6A57C" w14:textId="1A7C6120"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Designation: </w:t>
      </w:r>
      <w:r w:rsidR="00071AD9" w:rsidRPr="00071AD9">
        <w:rPr>
          <w:rFonts w:ascii="Mulish" w:hAnsi="Mulish" w:cs="Arial"/>
          <w:sz w:val="20"/>
          <w:szCs w:val="20"/>
          <w:lang w:val="en-IN" w:eastAsia="en-IN"/>
        </w:rPr>
        <w:t>Director - Growth &amp; Strategy</w:t>
      </w:r>
    </w:p>
    <w:p w14:paraId="5E6762CE" w14:textId="3AA77CD5"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Email: </w:t>
      </w:r>
      <w:r w:rsidR="00071AD9" w:rsidRPr="00071AD9">
        <w:rPr>
          <w:rFonts w:ascii="Mulish" w:hAnsi="Mulish" w:cs="Arial"/>
          <w:sz w:val="20"/>
          <w:szCs w:val="20"/>
          <w:lang w:val="en-IN" w:eastAsia="en-IN"/>
        </w:rPr>
        <w:t>susan.douza@hireginie.com</w:t>
      </w:r>
    </w:p>
    <w:p w14:paraId="3F467418" w14:textId="7B0FD820"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Mobile: </w:t>
      </w:r>
      <w:r w:rsidR="00071AD9" w:rsidRPr="00071AD9">
        <w:rPr>
          <w:rFonts w:ascii="Mulish" w:hAnsi="Mulish" w:cs="Arial"/>
          <w:sz w:val="20"/>
          <w:szCs w:val="20"/>
          <w:lang w:val="en-IN" w:eastAsia="en-IN"/>
        </w:rPr>
        <w:t>8879347246</w:t>
      </w:r>
    </w:p>
    <w:p w14:paraId="0CE08ED8" w14:textId="77777777" w:rsidR="00CC2CCC" w:rsidRPr="00110171" w:rsidRDefault="00CC2CCC" w:rsidP="00CC2CCC">
      <w:pPr>
        <w:rPr>
          <w:rFonts w:ascii="Mulish" w:hAnsi="Mulish" w:cs="Arial"/>
          <w:b/>
          <w:bCs/>
          <w:color w:val="000000"/>
          <w:sz w:val="20"/>
          <w:szCs w:val="20"/>
          <w:lang w:eastAsia="en-IN"/>
        </w:rPr>
      </w:pPr>
    </w:p>
    <w:p w14:paraId="1DD4AAF2" w14:textId="77777777" w:rsidR="00CC2CCC" w:rsidRPr="00110171" w:rsidRDefault="00CC2CCC" w:rsidP="00CC2CCC">
      <w:pPr>
        <w:rPr>
          <w:rFonts w:ascii="Mulish" w:hAnsi="Mulish" w:cs="Arial"/>
          <w:b/>
          <w:bCs/>
          <w:color w:val="000000"/>
          <w:sz w:val="20"/>
          <w:szCs w:val="20"/>
          <w:lang w:eastAsia="en-IN"/>
        </w:rPr>
      </w:pPr>
      <w:r w:rsidRPr="00110171">
        <w:rPr>
          <w:rFonts w:ascii="Mulish" w:hAnsi="Mulish" w:cs="Arial"/>
          <w:b/>
          <w:bCs/>
          <w:color w:val="000000"/>
          <w:sz w:val="20"/>
          <w:szCs w:val="20"/>
          <w:lang w:eastAsia="en-IN"/>
        </w:rPr>
        <w:t>2</w:t>
      </w:r>
      <w:r w:rsidRPr="00110171">
        <w:rPr>
          <w:rFonts w:ascii="Mulish" w:hAnsi="Mulish" w:cs="Arial"/>
          <w:b/>
          <w:bCs/>
          <w:color w:val="000000"/>
          <w:sz w:val="20"/>
          <w:szCs w:val="20"/>
          <w:vertAlign w:val="superscript"/>
          <w:lang w:eastAsia="en-IN"/>
        </w:rPr>
        <w:t>nd</w:t>
      </w:r>
      <w:r w:rsidRPr="00110171">
        <w:rPr>
          <w:rFonts w:ascii="Mulish" w:hAnsi="Mulish" w:cs="Arial"/>
          <w:b/>
          <w:bCs/>
          <w:color w:val="000000"/>
          <w:sz w:val="20"/>
          <w:szCs w:val="20"/>
          <w:lang w:eastAsia="en-IN"/>
        </w:rPr>
        <w:t xml:space="preserve"> level</w:t>
      </w:r>
    </w:p>
    <w:p w14:paraId="02AEBB6B" w14:textId="77777777" w:rsidR="00CC2CCC" w:rsidRPr="00110171" w:rsidRDefault="00CC2CCC" w:rsidP="00CC2CCC">
      <w:pPr>
        <w:rPr>
          <w:rFonts w:ascii="Mulish" w:hAnsi="Mulish" w:cs="Arial"/>
          <w:b/>
          <w:bCs/>
          <w:color w:val="000000"/>
          <w:sz w:val="20"/>
          <w:szCs w:val="20"/>
          <w:u w:val="single"/>
          <w:lang w:eastAsia="en-IN"/>
        </w:rPr>
      </w:pPr>
    </w:p>
    <w:p w14:paraId="04589F83" w14:textId="0CBFB856"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Name: </w:t>
      </w:r>
      <w:r w:rsidR="00071AD9" w:rsidRPr="00071AD9">
        <w:rPr>
          <w:rFonts w:ascii="Mulish" w:hAnsi="Mulish" w:cs="Arial"/>
          <w:sz w:val="20"/>
          <w:szCs w:val="20"/>
          <w:lang w:val="en-IN" w:eastAsia="en-IN"/>
        </w:rPr>
        <w:t>Saima Khan</w:t>
      </w:r>
    </w:p>
    <w:p w14:paraId="56EC1B70" w14:textId="1931D4FD"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Designation: </w:t>
      </w:r>
      <w:r w:rsidR="00071AD9" w:rsidRPr="00071AD9">
        <w:rPr>
          <w:rFonts w:ascii="Mulish" w:hAnsi="Mulish" w:cs="Arial"/>
          <w:sz w:val="20"/>
          <w:szCs w:val="20"/>
          <w:lang w:val="en-IN" w:eastAsia="en-IN"/>
        </w:rPr>
        <w:t>Co-founde</w:t>
      </w:r>
      <w:r w:rsidR="00071AD9">
        <w:rPr>
          <w:rFonts w:ascii="Mulish" w:hAnsi="Mulish" w:cs="Arial"/>
          <w:sz w:val="20"/>
          <w:szCs w:val="20"/>
          <w:lang w:val="en-IN" w:eastAsia="en-IN"/>
        </w:rPr>
        <w:t>r</w:t>
      </w:r>
    </w:p>
    <w:p w14:paraId="3AE58706" w14:textId="47DF241F"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Email: </w:t>
      </w:r>
      <w:r w:rsidR="00071AD9" w:rsidRPr="00071AD9">
        <w:rPr>
          <w:rFonts w:ascii="Mulish" w:hAnsi="Mulish" w:cs="Arial"/>
          <w:sz w:val="20"/>
          <w:szCs w:val="20"/>
          <w:lang w:val="en-IN" w:eastAsia="en-IN"/>
        </w:rPr>
        <w:t>saima.khan@hireginie.com</w:t>
      </w:r>
    </w:p>
    <w:p w14:paraId="1279B897" w14:textId="008F6A67" w:rsidR="00CC2CCC" w:rsidRPr="00110171" w:rsidRDefault="00CC2CCC" w:rsidP="00071AD9">
      <w:pPr>
        <w:spacing w:line="360" w:lineRule="auto"/>
        <w:rPr>
          <w:rFonts w:ascii="Mulish" w:hAnsi="Mulish" w:cs="Arial"/>
          <w:sz w:val="20"/>
          <w:szCs w:val="20"/>
          <w:lang w:eastAsia="en-IN"/>
        </w:rPr>
      </w:pPr>
      <w:r w:rsidRPr="00110171">
        <w:rPr>
          <w:rFonts w:ascii="Mulish" w:hAnsi="Mulish" w:cs="Arial"/>
          <w:sz w:val="20"/>
          <w:szCs w:val="20"/>
          <w:lang w:eastAsia="en-IN"/>
        </w:rPr>
        <w:t xml:space="preserve">Mobile: </w:t>
      </w:r>
      <w:r w:rsidR="00071AD9" w:rsidRPr="00071AD9">
        <w:rPr>
          <w:rFonts w:ascii="Mulish" w:hAnsi="Mulish" w:cs="Arial"/>
          <w:sz w:val="20"/>
          <w:szCs w:val="20"/>
          <w:lang w:val="en-IN" w:eastAsia="en-IN"/>
        </w:rPr>
        <w:t>9415088702</w:t>
      </w:r>
    </w:p>
    <w:p w14:paraId="62AB304D" w14:textId="77777777" w:rsidR="00CC2CCC" w:rsidRPr="00110171" w:rsidRDefault="00CC2CCC" w:rsidP="00CC2CCC">
      <w:pPr>
        <w:spacing w:line="360" w:lineRule="auto"/>
        <w:rPr>
          <w:rFonts w:ascii="Mulish" w:hAnsi="Mulish" w:cs="Arial"/>
          <w:sz w:val="20"/>
          <w:szCs w:val="20"/>
          <w:lang w:eastAsia="en-IN"/>
        </w:rPr>
      </w:pPr>
    </w:p>
    <w:p w14:paraId="5C68E3B2" w14:textId="77777777" w:rsidR="00CC2CCC" w:rsidRPr="00110171" w:rsidRDefault="00CC2CCC" w:rsidP="00CC2CCC">
      <w:pPr>
        <w:rPr>
          <w:rFonts w:ascii="Mulish" w:hAnsi="Mulish" w:cs="Arial"/>
          <w:b/>
          <w:bCs/>
          <w:color w:val="000000"/>
          <w:sz w:val="20"/>
          <w:szCs w:val="20"/>
          <w:lang w:eastAsia="en-IN"/>
        </w:rPr>
      </w:pPr>
      <w:r w:rsidRPr="00110171">
        <w:rPr>
          <w:rFonts w:ascii="Mulish" w:hAnsi="Mulish" w:cs="Arial"/>
          <w:b/>
          <w:bCs/>
          <w:color w:val="000000"/>
          <w:sz w:val="20"/>
          <w:szCs w:val="20"/>
          <w:lang w:eastAsia="en-IN"/>
        </w:rPr>
        <w:t>Company:</w:t>
      </w:r>
    </w:p>
    <w:p w14:paraId="3EF408D1" w14:textId="77777777" w:rsidR="00CC2CCC" w:rsidRPr="00110171" w:rsidRDefault="00CC2CCC" w:rsidP="00CC2CCC">
      <w:pPr>
        <w:rPr>
          <w:rFonts w:ascii="Mulish" w:hAnsi="Mulish" w:cs="Arial"/>
          <w:b/>
          <w:bCs/>
          <w:color w:val="000000"/>
          <w:sz w:val="20"/>
          <w:szCs w:val="20"/>
          <w:u w:val="single"/>
          <w:lang w:eastAsia="en-IN"/>
        </w:rPr>
      </w:pPr>
    </w:p>
    <w:p w14:paraId="33031C02" w14:textId="77777777" w:rsidR="00CC2CCC" w:rsidRPr="00110171" w:rsidRDefault="00CC2CCC" w:rsidP="00CC2CCC">
      <w:pPr>
        <w:rPr>
          <w:rFonts w:ascii="Mulish" w:hAnsi="Mulish" w:cs="Arial"/>
          <w:b/>
          <w:bCs/>
          <w:color w:val="000000"/>
          <w:sz w:val="20"/>
          <w:szCs w:val="20"/>
          <w:lang w:eastAsia="en-IN"/>
        </w:rPr>
      </w:pPr>
      <w:r w:rsidRPr="00110171">
        <w:rPr>
          <w:rFonts w:ascii="Mulish" w:hAnsi="Mulish" w:cs="Arial"/>
          <w:b/>
          <w:bCs/>
          <w:color w:val="000000"/>
          <w:sz w:val="20"/>
          <w:szCs w:val="20"/>
          <w:lang w:eastAsia="en-IN"/>
        </w:rPr>
        <w:t>1</w:t>
      </w:r>
      <w:r w:rsidRPr="00110171">
        <w:rPr>
          <w:rFonts w:ascii="Mulish" w:hAnsi="Mulish" w:cs="Arial"/>
          <w:b/>
          <w:bCs/>
          <w:color w:val="000000"/>
          <w:sz w:val="20"/>
          <w:szCs w:val="20"/>
          <w:vertAlign w:val="superscript"/>
          <w:lang w:eastAsia="en-IN"/>
        </w:rPr>
        <w:t>st</w:t>
      </w:r>
      <w:r w:rsidRPr="00110171">
        <w:rPr>
          <w:rFonts w:ascii="Mulish" w:hAnsi="Mulish" w:cs="Arial"/>
          <w:b/>
          <w:bCs/>
          <w:color w:val="000000"/>
          <w:sz w:val="20"/>
          <w:szCs w:val="20"/>
          <w:lang w:eastAsia="en-IN"/>
        </w:rPr>
        <w:t xml:space="preserve"> level</w:t>
      </w:r>
    </w:p>
    <w:p w14:paraId="195649A7" w14:textId="77777777" w:rsidR="00CC2CCC" w:rsidRPr="00110171" w:rsidRDefault="00CC2CCC" w:rsidP="00CC2CCC">
      <w:pPr>
        <w:rPr>
          <w:rFonts w:ascii="Mulish" w:hAnsi="Mulish" w:cs="Arial"/>
          <w:b/>
          <w:bCs/>
          <w:color w:val="000000"/>
          <w:sz w:val="20"/>
          <w:szCs w:val="20"/>
          <w:u w:val="single"/>
          <w:lang w:eastAsia="en-IN"/>
        </w:rPr>
      </w:pPr>
    </w:p>
    <w:p w14:paraId="1E5445BD"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Name: </w:t>
      </w:r>
    </w:p>
    <w:p w14:paraId="220434BC"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Designation: </w:t>
      </w:r>
    </w:p>
    <w:p w14:paraId="1667D84E"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Email: </w:t>
      </w:r>
    </w:p>
    <w:p w14:paraId="28E1F12B"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Mobile: </w:t>
      </w:r>
    </w:p>
    <w:p w14:paraId="7EEDC75F" w14:textId="77777777" w:rsidR="00CC2CCC" w:rsidRPr="00110171" w:rsidRDefault="00CC2CCC" w:rsidP="00CC2CCC">
      <w:pPr>
        <w:rPr>
          <w:rFonts w:ascii="Mulish" w:hAnsi="Mulish" w:cs="Arial"/>
          <w:b/>
          <w:bCs/>
          <w:color w:val="000000"/>
          <w:sz w:val="20"/>
          <w:szCs w:val="20"/>
          <w:lang w:eastAsia="en-IN"/>
        </w:rPr>
      </w:pPr>
    </w:p>
    <w:p w14:paraId="03069608" w14:textId="77777777" w:rsidR="00CC2CCC" w:rsidRPr="00110171" w:rsidRDefault="00CC2CCC" w:rsidP="00CC2CCC">
      <w:pPr>
        <w:rPr>
          <w:rFonts w:ascii="Mulish" w:hAnsi="Mulish" w:cs="Arial"/>
          <w:b/>
          <w:bCs/>
          <w:color w:val="000000"/>
          <w:sz w:val="20"/>
          <w:szCs w:val="20"/>
          <w:lang w:eastAsia="en-IN"/>
        </w:rPr>
      </w:pPr>
      <w:r w:rsidRPr="00110171">
        <w:rPr>
          <w:rFonts w:ascii="Mulish" w:hAnsi="Mulish" w:cs="Arial"/>
          <w:b/>
          <w:bCs/>
          <w:color w:val="000000"/>
          <w:sz w:val="20"/>
          <w:szCs w:val="20"/>
          <w:lang w:eastAsia="en-IN"/>
        </w:rPr>
        <w:t>2</w:t>
      </w:r>
      <w:r w:rsidRPr="00110171">
        <w:rPr>
          <w:rFonts w:ascii="Mulish" w:hAnsi="Mulish" w:cs="Arial"/>
          <w:b/>
          <w:bCs/>
          <w:color w:val="000000"/>
          <w:sz w:val="20"/>
          <w:szCs w:val="20"/>
          <w:vertAlign w:val="superscript"/>
          <w:lang w:eastAsia="en-IN"/>
        </w:rPr>
        <w:t>nd</w:t>
      </w:r>
      <w:r w:rsidRPr="00110171">
        <w:rPr>
          <w:rFonts w:ascii="Mulish" w:hAnsi="Mulish" w:cs="Arial"/>
          <w:b/>
          <w:bCs/>
          <w:color w:val="000000"/>
          <w:sz w:val="20"/>
          <w:szCs w:val="20"/>
          <w:lang w:eastAsia="en-IN"/>
        </w:rPr>
        <w:t xml:space="preserve"> level</w:t>
      </w:r>
    </w:p>
    <w:p w14:paraId="2EB6509A" w14:textId="77777777" w:rsidR="00CC2CCC" w:rsidRPr="00110171" w:rsidRDefault="00CC2CCC" w:rsidP="00CC2CCC">
      <w:pPr>
        <w:rPr>
          <w:rFonts w:ascii="Mulish" w:hAnsi="Mulish" w:cs="Arial"/>
          <w:b/>
          <w:bCs/>
          <w:color w:val="000000"/>
          <w:sz w:val="20"/>
          <w:szCs w:val="20"/>
          <w:u w:val="single"/>
          <w:lang w:eastAsia="en-IN"/>
        </w:rPr>
      </w:pPr>
    </w:p>
    <w:p w14:paraId="233EF76B"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Name: </w:t>
      </w:r>
    </w:p>
    <w:p w14:paraId="41A69BB0"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Designation: </w:t>
      </w:r>
    </w:p>
    <w:p w14:paraId="2FAF8448"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Email: </w:t>
      </w:r>
    </w:p>
    <w:p w14:paraId="7B7293B9" w14:textId="77777777" w:rsidR="00CC2CCC" w:rsidRPr="00110171" w:rsidRDefault="00CC2CCC" w:rsidP="00CC2CCC">
      <w:pPr>
        <w:spacing w:line="360" w:lineRule="auto"/>
        <w:rPr>
          <w:rFonts w:ascii="Mulish" w:hAnsi="Mulish" w:cs="Arial"/>
          <w:sz w:val="20"/>
          <w:szCs w:val="20"/>
          <w:lang w:eastAsia="en-IN"/>
        </w:rPr>
      </w:pPr>
      <w:r w:rsidRPr="00110171">
        <w:rPr>
          <w:rFonts w:ascii="Mulish" w:hAnsi="Mulish" w:cs="Arial"/>
          <w:sz w:val="20"/>
          <w:szCs w:val="20"/>
          <w:lang w:eastAsia="en-IN"/>
        </w:rPr>
        <w:t xml:space="preserve">Mobile: </w:t>
      </w:r>
    </w:p>
    <w:sectPr w:rsidR="00CC2CCC" w:rsidRPr="00110171" w:rsidSect="005436EB">
      <w:headerReference w:type="default" r:id="rId10"/>
      <w:footerReference w:type="default" r:id="rId11"/>
      <w:pgSz w:w="12240" w:h="15840"/>
      <w:pgMar w:top="720" w:right="720" w:bottom="454"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65202" w14:textId="77777777" w:rsidR="0099457B" w:rsidRDefault="0099457B" w:rsidP="00E47AB3">
      <w:r>
        <w:separator/>
      </w:r>
    </w:p>
  </w:endnote>
  <w:endnote w:type="continuationSeparator" w:id="0">
    <w:p w14:paraId="01862A4D" w14:textId="77777777" w:rsidR="0099457B" w:rsidRDefault="0099457B" w:rsidP="00E47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ulish">
    <w:altName w:val="Calibri"/>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E842" w14:textId="77777777" w:rsidR="008C05B7" w:rsidRPr="004422C5" w:rsidRDefault="008C05B7" w:rsidP="006D5889">
    <w:pPr>
      <w:pStyle w:val="Footer"/>
      <w:spacing w:line="276" w:lineRule="auto"/>
      <w:jc w:val="center"/>
      <w:rPr>
        <w:rFonts w:ascii="Mulish" w:hAnsi="Mulish" w:cs="Courier New"/>
        <w:b/>
        <w:color w:val="595959"/>
        <w:sz w:val="18"/>
        <w:szCs w:val="18"/>
      </w:rPr>
    </w:pPr>
    <w:r w:rsidRPr="004422C5">
      <w:rPr>
        <w:rFonts w:ascii="Mulish" w:hAnsi="Mulish" w:cs="Courier New"/>
        <w:b/>
        <w:color w:val="595959"/>
        <w:sz w:val="18"/>
        <w:szCs w:val="18"/>
      </w:rPr>
      <w:t>Registered Address</w:t>
    </w:r>
    <w:r w:rsidR="007110EB" w:rsidRPr="004422C5">
      <w:rPr>
        <w:rFonts w:ascii="Mulish" w:hAnsi="Mulish" w:cs="Courier New"/>
        <w:b/>
        <w:color w:val="595959"/>
        <w:sz w:val="18"/>
        <w:szCs w:val="18"/>
      </w:rPr>
      <w:t>:</w:t>
    </w:r>
    <w:r w:rsidRPr="004422C5">
      <w:rPr>
        <w:rFonts w:ascii="Mulish" w:hAnsi="Mulish" w:cs="Courier New"/>
        <w:b/>
        <w:color w:val="595959"/>
        <w:sz w:val="18"/>
        <w:szCs w:val="18"/>
      </w:rPr>
      <w:t xml:space="preserve"> </w:t>
    </w:r>
    <w:r w:rsidR="00BB62FF" w:rsidRPr="004422C5">
      <w:rPr>
        <w:rFonts w:ascii="Mulish" w:hAnsi="Mulish" w:cs="Courier New"/>
        <w:b/>
        <w:color w:val="595959"/>
        <w:sz w:val="18"/>
        <w:szCs w:val="18"/>
      </w:rPr>
      <w:t>538K/459 B1, Triveni Nagar,</w:t>
    </w:r>
    <w:r w:rsidRPr="004422C5">
      <w:rPr>
        <w:rFonts w:ascii="Mulish" w:hAnsi="Mulish" w:cs="Courier New"/>
        <w:b/>
        <w:color w:val="595959"/>
        <w:sz w:val="18"/>
        <w:szCs w:val="18"/>
      </w:rPr>
      <w:t xml:space="preserve"> Lucknow</w:t>
    </w:r>
    <w:r w:rsidR="006D5889" w:rsidRPr="004422C5">
      <w:rPr>
        <w:rFonts w:ascii="Mulish" w:hAnsi="Mulish" w:cs="Courier New"/>
        <w:b/>
        <w:color w:val="595959"/>
        <w:sz w:val="18"/>
        <w:szCs w:val="18"/>
      </w:rPr>
      <w:t xml:space="preserve"> - 226020</w:t>
    </w:r>
  </w:p>
  <w:p w14:paraId="1BDB260A" w14:textId="77777777" w:rsidR="006D5889" w:rsidRPr="004422C5" w:rsidRDefault="006D5889" w:rsidP="00281107">
    <w:pPr>
      <w:pStyle w:val="Footer"/>
      <w:spacing w:line="276" w:lineRule="auto"/>
      <w:jc w:val="center"/>
      <w:rPr>
        <w:rFonts w:ascii="Mulish" w:hAnsi="Mulish" w:cs="Courier New"/>
        <w:b/>
        <w:color w:val="595959"/>
        <w:sz w:val="18"/>
        <w:szCs w:val="18"/>
      </w:rPr>
    </w:pPr>
    <w:r w:rsidRPr="004422C5">
      <w:rPr>
        <w:rFonts w:ascii="Mulish" w:hAnsi="Mulish" w:cs="Courier New"/>
        <w:b/>
        <w:color w:val="595959"/>
        <w:sz w:val="18"/>
        <w:szCs w:val="18"/>
      </w:rPr>
      <w:t>CIN: U74999UP2022PTC</w:t>
    </w:r>
    <w:r w:rsidR="002620A3">
      <w:rPr>
        <w:rFonts w:ascii="Mulish" w:hAnsi="Mulish" w:cs="Courier New"/>
        <w:b/>
        <w:color w:val="595959"/>
        <w:sz w:val="18"/>
        <w:szCs w:val="18"/>
      </w:rPr>
      <w:t>163366</w:t>
    </w:r>
    <w:r w:rsidRPr="004422C5">
      <w:rPr>
        <w:rFonts w:ascii="Mulish" w:hAnsi="Mulish" w:cs="Courier New"/>
        <w:b/>
        <w:color w:val="595959"/>
        <w:sz w:val="18"/>
        <w:szCs w:val="18"/>
      </w:rPr>
      <w:t xml:space="preserve">       GSTIN: 09AAGCH</w:t>
    </w:r>
    <w:r w:rsidR="00380F99">
      <w:rPr>
        <w:rFonts w:ascii="Mulish" w:hAnsi="Mulish" w:cs="Courier New"/>
        <w:b/>
        <w:color w:val="595959"/>
        <w:sz w:val="18"/>
        <w:szCs w:val="18"/>
      </w:rPr>
      <w:t>2</w:t>
    </w:r>
    <w:r w:rsidRPr="004422C5">
      <w:rPr>
        <w:rFonts w:ascii="Mulish" w:hAnsi="Mulish" w:cs="Courier New"/>
        <w:b/>
        <w:color w:val="595959"/>
        <w:sz w:val="18"/>
        <w:szCs w:val="18"/>
      </w:rPr>
      <w:t>831P1Z5</w:t>
    </w:r>
  </w:p>
  <w:p w14:paraId="414EFD10" w14:textId="77777777" w:rsidR="00BB62FF" w:rsidRPr="004422C5" w:rsidRDefault="006D5889" w:rsidP="00281107">
    <w:pPr>
      <w:pStyle w:val="Footer"/>
      <w:spacing w:line="276" w:lineRule="auto"/>
      <w:jc w:val="center"/>
      <w:rPr>
        <w:rFonts w:ascii="Mulish" w:hAnsi="Mulish" w:cs="Courier New"/>
        <w:b/>
        <w:color w:val="595959"/>
        <w:sz w:val="18"/>
        <w:szCs w:val="18"/>
      </w:rPr>
    </w:pPr>
    <w:r w:rsidRPr="004422C5">
      <w:rPr>
        <w:rFonts w:ascii="Mulish" w:hAnsi="Mulish" w:cs="Courier New"/>
        <w:b/>
        <w:color w:val="595959"/>
        <w:sz w:val="18"/>
        <w:szCs w:val="18"/>
      </w:rPr>
      <w:t xml:space="preserve">Email: Contactus@hireginie.com </w:t>
    </w:r>
    <w:r w:rsidR="00E166C1" w:rsidRPr="004422C5">
      <w:rPr>
        <w:rFonts w:ascii="Mulish" w:hAnsi="Mulish" w:cs="Courier New"/>
        <w:b/>
        <w:color w:val="595959"/>
        <w:sz w:val="18"/>
        <w:szCs w:val="18"/>
      </w:rPr>
      <w:t xml:space="preserve">  </w:t>
    </w:r>
    <w:r w:rsidRPr="004422C5">
      <w:rPr>
        <w:rFonts w:ascii="Mulish" w:hAnsi="Mulish" w:cs="Courier New"/>
        <w:b/>
        <w:color w:val="595959"/>
        <w:sz w:val="18"/>
        <w:szCs w:val="18"/>
      </w:rPr>
      <w:t xml:space="preserve">Website: </w:t>
    </w:r>
    <w:r w:rsidR="00BB62FF" w:rsidRPr="004422C5">
      <w:rPr>
        <w:rFonts w:ascii="Mulish" w:hAnsi="Mulish" w:cs="Courier New"/>
        <w:b/>
        <w:color w:val="595959"/>
        <w:sz w:val="18"/>
        <w:szCs w:val="18"/>
      </w:rPr>
      <w:t>www.hireginie.com</w:t>
    </w:r>
  </w:p>
  <w:p w14:paraId="0E4F27D5" w14:textId="77777777" w:rsidR="00BC05CE" w:rsidRPr="004422C5" w:rsidRDefault="006D5889" w:rsidP="00281107">
    <w:pPr>
      <w:pStyle w:val="Footer"/>
      <w:spacing w:line="276" w:lineRule="auto"/>
      <w:jc w:val="center"/>
      <w:rPr>
        <w:rFonts w:ascii="Mulish" w:hAnsi="Mulish" w:cs="Arial"/>
        <w:b/>
        <w:color w:val="595959"/>
        <w:sz w:val="18"/>
        <w:szCs w:val="18"/>
      </w:rPr>
    </w:pPr>
    <w:r w:rsidRPr="004422C5">
      <w:rPr>
        <w:rFonts w:ascii="Mulish" w:hAnsi="Mulish" w:cs="Arial"/>
        <w:b/>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1140F" w14:textId="77777777" w:rsidR="0099457B" w:rsidRDefault="0099457B" w:rsidP="00E47AB3">
      <w:r>
        <w:separator/>
      </w:r>
    </w:p>
  </w:footnote>
  <w:footnote w:type="continuationSeparator" w:id="0">
    <w:p w14:paraId="76472387" w14:textId="77777777" w:rsidR="0099457B" w:rsidRDefault="0099457B" w:rsidP="00E47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1F66" w14:textId="77777777" w:rsidR="006D5889" w:rsidRDefault="006D5889" w:rsidP="00D565F6">
    <w:pPr>
      <w:pStyle w:val="Header"/>
      <w:tabs>
        <w:tab w:val="left" w:pos="3930"/>
        <w:tab w:val="right" w:pos="10800"/>
      </w:tabs>
      <w:jc w:val="right"/>
    </w:pPr>
  </w:p>
  <w:p w14:paraId="44354513" w14:textId="3E1AC888" w:rsidR="00E47AB3" w:rsidRDefault="00362267" w:rsidP="001368AE">
    <w:pPr>
      <w:pStyle w:val="Header"/>
      <w:tabs>
        <w:tab w:val="clear" w:pos="4680"/>
        <w:tab w:val="clear" w:pos="9360"/>
        <w:tab w:val="right" w:pos="10800"/>
      </w:tabs>
    </w:pPr>
    <w:proofErr w:type="spellStart"/>
    <w:r w:rsidRPr="004422C5">
      <w:rPr>
        <w:rFonts w:ascii="Mulish" w:hAnsi="Mulish"/>
        <w:b/>
        <w:sz w:val="22"/>
        <w:szCs w:val="22"/>
      </w:rPr>
      <w:t>Hireginie</w:t>
    </w:r>
    <w:proofErr w:type="spellEnd"/>
    <w:r w:rsidRPr="004422C5">
      <w:rPr>
        <w:rFonts w:ascii="Mulish" w:hAnsi="Mulish"/>
        <w:b/>
        <w:sz w:val="22"/>
        <w:szCs w:val="22"/>
      </w:rPr>
      <w:t xml:space="preserve"> Talent Cloud Pvt Ltd</w:t>
    </w:r>
    <w:r w:rsidR="001368AE" w:rsidRPr="00006E67">
      <w:rPr>
        <w:noProof/>
        <w:lang w:val="en-IN" w:eastAsia="en-IN"/>
      </w:rPr>
      <w:tab/>
    </w:r>
    <w:r w:rsidR="00AC066E" w:rsidRPr="001368AE">
      <w:rPr>
        <w:noProof/>
        <w:lang w:val="en-IN" w:eastAsia="en-IN"/>
      </w:rPr>
      <w:drawing>
        <wp:inline distT="0" distB="0" distL="0" distR="0" wp14:anchorId="26D90CA2" wp14:editId="7C5759BE">
          <wp:extent cx="50165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650" cy="476250"/>
                  </a:xfrm>
                  <a:prstGeom prst="rect">
                    <a:avLst/>
                  </a:prstGeom>
                  <a:noFill/>
                  <a:ln>
                    <a:noFill/>
                  </a:ln>
                </pic:spPr>
              </pic:pic>
            </a:graphicData>
          </a:graphic>
        </wp:inline>
      </w:drawing>
    </w:r>
    <w:r w:rsidR="00E47AB3">
      <w:tab/>
    </w:r>
    <w:r w:rsidR="00E47AB3">
      <w:tab/>
    </w:r>
    <w:r w:rsidR="00E47AB3">
      <w:tab/>
    </w:r>
  </w:p>
  <w:p w14:paraId="4AA7CC82" w14:textId="77777777" w:rsidR="00E47AB3" w:rsidRPr="006D5889" w:rsidRDefault="00E47AB3">
    <w:pPr>
      <w:pStyle w:val="Header"/>
      <w:rPr>
        <w:rFonts w:ascii="Verdana" w:hAnsi="Verdan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1B4"/>
    <w:multiLevelType w:val="hybridMultilevel"/>
    <w:tmpl w:val="40DCB616"/>
    <w:lvl w:ilvl="0" w:tplc="5F8AA4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7CF1B74"/>
    <w:multiLevelType w:val="hybridMultilevel"/>
    <w:tmpl w:val="E9FAD2A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757603"/>
    <w:multiLevelType w:val="hybridMultilevel"/>
    <w:tmpl w:val="3E5EF514"/>
    <w:lvl w:ilvl="0" w:tplc="19BA64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4113F3"/>
    <w:multiLevelType w:val="hybridMultilevel"/>
    <w:tmpl w:val="4288DEF2"/>
    <w:lvl w:ilvl="0" w:tplc="9BAEDC9C">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96B0783"/>
    <w:multiLevelType w:val="hybridMultilevel"/>
    <w:tmpl w:val="254AD5CE"/>
    <w:lvl w:ilvl="0" w:tplc="41F49C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24B69C5"/>
    <w:multiLevelType w:val="hybridMultilevel"/>
    <w:tmpl w:val="2F60D836"/>
    <w:lvl w:ilvl="0" w:tplc="3B9068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D345DC"/>
    <w:multiLevelType w:val="multilevel"/>
    <w:tmpl w:val="98649E68"/>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7" w15:restartNumberingAfterBreak="0">
    <w:nsid w:val="7EFC6676"/>
    <w:multiLevelType w:val="hybridMultilevel"/>
    <w:tmpl w:val="B1DCB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D8501B"/>
    <w:multiLevelType w:val="hybridMultilevel"/>
    <w:tmpl w:val="5F4A1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26598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3469783">
    <w:abstractNumId w:val="3"/>
  </w:num>
  <w:num w:numId="3" w16cid:durableId="1463310212">
    <w:abstractNumId w:val="1"/>
  </w:num>
  <w:num w:numId="4" w16cid:durableId="528417105">
    <w:abstractNumId w:val="4"/>
  </w:num>
  <w:num w:numId="5" w16cid:durableId="836456298">
    <w:abstractNumId w:val="0"/>
  </w:num>
  <w:num w:numId="6" w16cid:durableId="1477259502">
    <w:abstractNumId w:val="2"/>
  </w:num>
  <w:num w:numId="7" w16cid:durableId="1249074987">
    <w:abstractNumId w:val="5"/>
  </w:num>
  <w:num w:numId="8" w16cid:durableId="779682964">
    <w:abstractNumId w:val="8"/>
  </w:num>
  <w:num w:numId="9" w16cid:durableId="88363695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tab Alam">
    <w15:presenceInfo w15:providerId="Windows Live" w15:userId="b155373c287b12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B3"/>
    <w:rsid w:val="00006E67"/>
    <w:rsid w:val="000100C5"/>
    <w:rsid w:val="00012685"/>
    <w:rsid w:val="00021D04"/>
    <w:rsid w:val="00023F70"/>
    <w:rsid w:val="00024762"/>
    <w:rsid w:val="000668F7"/>
    <w:rsid w:val="00071AD9"/>
    <w:rsid w:val="00072FAC"/>
    <w:rsid w:val="00085053"/>
    <w:rsid w:val="000903C1"/>
    <w:rsid w:val="000A1568"/>
    <w:rsid w:val="000B37E5"/>
    <w:rsid w:val="000C5DAF"/>
    <w:rsid w:val="000D1490"/>
    <w:rsid w:val="000D160B"/>
    <w:rsid w:val="000D3618"/>
    <w:rsid w:val="000E12B4"/>
    <w:rsid w:val="000E2908"/>
    <w:rsid w:val="00110171"/>
    <w:rsid w:val="00111706"/>
    <w:rsid w:val="00121C3D"/>
    <w:rsid w:val="00136001"/>
    <w:rsid w:val="001368AE"/>
    <w:rsid w:val="00152633"/>
    <w:rsid w:val="0016403F"/>
    <w:rsid w:val="00164DE5"/>
    <w:rsid w:val="00167B02"/>
    <w:rsid w:val="0017416E"/>
    <w:rsid w:val="001B3817"/>
    <w:rsid w:val="001B6E5E"/>
    <w:rsid w:val="001C3755"/>
    <w:rsid w:val="001D03FC"/>
    <w:rsid w:val="001E5860"/>
    <w:rsid w:val="002067A3"/>
    <w:rsid w:val="0021515C"/>
    <w:rsid w:val="00217321"/>
    <w:rsid w:val="002416BB"/>
    <w:rsid w:val="002452E6"/>
    <w:rsid w:val="002620A3"/>
    <w:rsid w:val="00270AA4"/>
    <w:rsid w:val="00281107"/>
    <w:rsid w:val="00290853"/>
    <w:rsid w:val="002A17FE"/>
    <w:rsid w:val="002B21F8"/>
    <w:rsid w:val="002B5EE6"/>
    <w:rsid w:val="002C170D"/>
    <w:rsid w:val="00304AE0"/>
    <w:rsid w:val="00343FC4"/>
    <w:rsid w:val="0034670E"/>
    <w:rsid w:val="00356A5E"/>
    <w:rsid w:val="00362267"/>
    <w:rsid w:val="00363F2D"/>
    <w:rsid w:val="00380F99"/>
    <w:rsid w:val="00392EBA"/>
    <w:rsid w:val="003B4069"/>
    <w:rsid w:val="003B49BE"/>
    <w:rsid w:val="003D1289"/>
    <w:rsid w:val="00403268"/>
    <w:rsid w:val="00420691"/>
    <w:rsid w:val="00425436"/>
    <w:rsid w:val="00427A0D"/>
    <w:rsid w:val="00431423"/>
    <w:rsid w:val="004422C5"/>
    <w:rsid w:val="00456083"/>
    <w:rsid w:val="004578E7"/>
    <w:rsid w:val="00482059"/>
    <w:rsid w:val="004962E2"/>
    <w:rsid w:val="00496ABE"/>
    <w:rsid w:val="004B4DFD"/>
    <w:rsid w:val="004B5F94"/>
    <w:rsid w:val="00503476"/>
    <w:rsid w:val="0051529E"/>
    <w:rsid w:val="005436EB"/>
    <w:rsid w:val="0056030E"/>
    <w:rsid w:val="00564A72"/>
    <w:rsid w:val="00572512"/>
    <w:rsid w:val="00574B93"/>
    <w:rsid w:val="0059082F"/>
    <w:rsid w:val="0059508C"/>
    <w:rsid w:val="005A5F86"/>
    <w:rsid w:val="005E7360"/>
    <w:rsid w:val="005F4551"/>
    <w:rsid w:val="00602CB6"/>
    <w:rsid w:val="006070CF"/>
    <w:rsid w:val="00612260"/>
    <w:rsid w:val="0063339E"/>
    <w:rsid w:val="006455FF"/>
    <w:rsid w:val="006528BC"/>
    <w:rsid w:val="00672050"/>
    <w:rsid w:val="00673004"/>
    <w:rsid w:val="00680D82"/>
    <w:rsid w:val="0069385B"/>
    <w:rsid w:val="006A1042"/>
    <w:rsid w:val="006B5B32"/>
    <w:rsid w:val="006D5889"/>
    <w:rsid w:val="006F00D5"/>
    <w:rsid w:val="00704205"/>
    <w:rsid w:val="007110EB"/>
    <w:rsid w:val="007223C6"/>
    <w:rsid w:val="007237B5"/>
    <w:rsid w:val="00724E05"/>
    <w:rsid w:val="00734C2B"/>
    <w:rsid w:val="007447E0"/>
    <w:rsid w:val="007542E9"/>
    <w:rsid w:val="007731EA"/>
    <w:rsid w:val="00783C26"/>
    <w:rsid w:val="00791F47"/>
    <w:rsid w:val="007B058F"/>
    <w:rsid w:val="007B0F09"/>
    <w:rsid w:val="007B11BB"/>
    <w:rsid w:val="007F3C00"/>
    <w:rsid w:val="007F5F9D"/>
    <w:rsid w:val="00815145"/>
    <w:rsid w:val="008302C7"/>
    <w:rsid w:val="0083409F"/>
    <w:rsid w:val="0084565A"/>
    <w:rsid w:val="00846615"/>
    <w:rsid w:val="00870CE2"/>
    <w:rsid w:val="00875EBC"/>
    <w:rsid w:val="00883E42"/>
    <w:rsid w:val="00892C25"/>
    <w:rsid w:val="008A4D6F"/>
    <w:rsid w:val="008C05B7"/>
    <w:rsid w:val="008C6E03"/>
    <w:rsid w:val="008D65DF"/>
    <w:rsid w:val="008E145F"/>
    <w:rsid w:val="008E3E0B"/>
    <w:rsid w:val="008E5001"/>
    <w:rsid w:val="008E7B8A"/>
    <w:rsid w:val="00904C44"/>
    <w:rsid w:val="0091565E"/>
    <w:rsid w:val="00926FE1"/>
    <w:rsid w:val="00962DC9"/>
    <w:rsid w:val="00963854"/>
    <w:rsid w:val="0099457B"/>
    <w:rsid w:val="009947AF"/>
    <w:rsid w:val="00996943"/>
    <w:rsid w:val="009C3301"/>
    <w:rsid w:val="009C53F0"/>
    <w:rsid w:val="00A453B7"/>
    <w:rsid w:val="00A615A8"/>
    <w:rsid w:val="00A61F32"/>
    <w:rsid w:val="00A6525B"/>
    <w:rsid w:val="00A76D78"/>
    <w:rsid w:val="00A81918"/>
    <w:rsid w:val="00A83D20"/>
    <w:rsid w:val="00A95EC2"/>
    <w:rsid w:val="00A971CA"/>
    <w:rsid w:val="00AA3BCF"/>
    <w:rsid w:val="00AA69C3"/>
    <w:rsid w:val="00AB1EAF"/>
    <w:rsid w:val="00AB5F1B"/>
    <w:rsid w:val="00AC066E"/>
    <w:rsid w:val="00AD301B"/>
    <w:rsid w:val="00B234E9"/>
    <w:rsid w:val="00B30A3E"/>
    <w:rsid w:val="00B339ED"/>
    <w:rsid w:val="00B41E60"/>
    <w:rsid w:val="00B45AA9"/>
    <w:rsid w:val="00B55FD9"/>
    <w:rsid w:val="00B64ED4"/>
    <w:rsid w:val="00B657E4"/>
    <w:rsid w:val="00B70024"/>
    <w:rsid w:val="00B763D4"/>
    <w:rsid w:val="00B7685C"/>
    <w:rsid w:val="00B901D1"/>
    <w:rsid w:val="00B96BCD"/>
    <w:rsid w:val="00B97EF4"/>
    <w:rsid w:val="00BB27F6"/>
    <w:rsid w:val="00BB62FF"/>
    <w:rsid w:val="00BB697E"/>
    <w:rsid w:val="00BB7F3F"/>
    <w:rsid w:val="00BC05CE"/>
    <w:rsid w:val="00BE2951"/>
    <w:rsid w:val="00C02E87"/>
    <w:rsid w:val="00C0340E"/>
    <w:rsid w:val="00C04822"/>
    <w:rsid w:val="00C46E5B"/>
    <w:rsid w:val="00C5737F"/>
    <w:rsid w:val="00C93F1D"/>
    <w:rsid w:val="00CB2128"/>
    <w:rsid w:val="00CB539C"/>
    <w:rsid w:val="00CC2CCC"/>
    <w:rsid w:val="00CD7391"/>
    <w:rsid w:val="00CE2D22"/>
    <w:rsid w:val="00CE4448"/>
    <w:rsid w:val="00D26316"/>
    <w:rsid w:val="00D40C5C"/>
    <w:rsid w:val="00D413BD"/>
    <w:rsid w:val="00D54206"/>
    <w:rsid w:val="00D565F6"/>
    <w:rsid w:val="00DA2128"/>
    <w:rsid w:val="00DB347B"/>
    <w:rsid w:val="00DC3759"/>
    <w:rsid w:val="00DC4FB7"/>
    <w:rsid w:val="00DC76C7"/>
    <w:rsid w:val="00DC7736"/>
    <w:rsid w:val="00DD7EFF"/>
    <w:rsid w:val="00DE10F4"/>
    <w:rsid w:val="00DF4D35"/>
    <w:rsid w:val="00E166C1"/>
    <w:rsid w:val="00E2041D"/>
    <w:rsid w:val="00E2124E"/>
    <w:rsid w:val="00E232AC"/>
    <w:rsid w:val="00E26E22"/>
    <w:rsid w:val="00E34447"/>
    <w:rsid w:val="00E41495"/>
    <w:rsid w:val="00E43A99"/>
    <w:rsid w:val="00E47AB3"/>
    <w:rsid w:val="00E51131"/>
    <w:rsid w:val="00E7079F"/>
    <w:rsid w:val="00E72DC4"/>
    <w:rsid w:val="00E73169"/>
    <w:rsid w:val="00E752FF"/>
    <w:rsid w:val="00E831B4"/>
    <w:rsid w:val="00E9162C"/>
    <w:rsid w:val="00E974A5"/>
    <w:rsid w:val="00EA373B"/>
    <w:rsid w:val="00EB1405"/>
    <w:rsid w:val="00EB15E8"/>
    <w:rsid w:val="00EB3CEC"/>
    <w:rsid w:val="00EC652A"/>
    <w:rsid w:val="00F22819"/>
    <w:rsid w:val="00F535CC"/>
    <w:rsid w:val="00F62C20"/>
    <w:rsid w:val="00F81F14"/>
    <w:rsid w:val="00F8701D"/>
    <w:rsid w:val="00F91F63"/>
    <w:rsid w:val="00F93B8E"/>
    <w:rsid w:val="00F97092"/>
  </w:rsids>
  <m:mathPr>
    <m:mathFont m:val="Cambria Math"/>
    <m:brkBin m:val="before"/>
    <m:brkBinSub m:val="--"/>
    <m:smallFrac/>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C5BA4"/>
  <w15:docId w15:val="{F35B57B2-9D1A-4D95-94F3-50B2AE71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B32"/>
    <w:rPr>
      <w:rFonts w:eastAsia="Times New Roman"/>
      <w:sz w:val="24"/>
      <w:szCs w:val="24"/>
      <w:lang w:val="en-US" w:eastAsia="en-US"/>
    </w:rPr>
  </w:style>
  <w:style w:type="paragraph" w:styleId="Heading5">
    <w:name w:val="heading 5"/>
    <w:basedOn w:val="Normal"/>
    <w:next w:val="Normal"/>
    <w:link w:val="Heading5Char"/>
    <w:qFormat/>
    <w:rsid w:val="00D40C5C"/>
    <w:pPr>
      <w:keepNext/>
      <w:outlineLvl w:val="4"/>
    </w:pPr>
    <w:rPr>
      <w:rFonts w:ascii="Times New Roman" w:hAnsi="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AB3"/>
    <w:pPr>
      <w:tabs>
        <w:tab w:val="center" w:pos="4680"/>
        <w:tab w:val="right" w:pos="9360"/>
      </w:tabs>
    </w:pPr>
  </w:style>
  <w:style w:type="character" w:customStyle="1" w:styleId="HeaderChar">
    <w:name w:val="Header Char"/>
    <w:basedOn w:val="DefaultParagraphFont"/>
    <w:link w:val="Header"/>
    <w:uiPriority w:val="99"/>
    <w:rsid w:val="00E47AB3"/>
  </w:style>
  <w:style w:type="paragraph" w:styleId="Footer">
    <w:name w:val="footer"/>
    <w:basedOn w:val="Normal"/>
    <w:link w:val="FooterChar"/>
    <w:uiPriority w:val="99"/>
    <w:unhideWhenUsed/>
    <w:rsid w:val="00E47AB3"/>
    <w:pPr>
      <w:tabs>
        <w:tab w:val="center" w:pos="4680"/>
        <w:tab w:val="right" w:pos="9360"/>
      </w:tabs>
    </w:pPr>
  </w:style>
  <w:style w:type="character" w:customStyle="1" w:styleId="FooterChar">
    <w:name w:val="Footer Char"/>
    <w:basedOn w:val="DefaultParagraphFont"/>
    <w:link w:val="Footer"/>
    <w:uiPriority w:val="99"/>
    <w:rsid w:val="00E47AB3"/>
  </w:style>
  <w:style w:type="paragraph" w:styleId="BalloonText">
    <w:name w:val="Balloon Text"/>
    <w:basedOn w:val="Normal"/>
    <w:link w:val="BalloonTextChar"/>
    <w:uiPriority w:val="99"/>
    <w:semiHidden/>
    <w:unhideWhenUsed/>
    <w:rsid w:val="00E47AB3"/>
    <w:rPr>
      <w:rFonts w:ascii="Tahoma" w:hAnsi="Tahoma" w:cs="Tahoma"/>
      <w:sz w:val="16"/>
      <w:szCs w:val="16"/>
    </w:rPr>
  </w:style>
  <w:style w:type="character" w:customStyle="1" w:styleId="BalloonTextChar">
    <w:name w:val="Balloon Text Char"/>
    <w:link w:val="BalloonText"/>
    <w:uiPriority w:val="99"/>
    <w:semiHidden/>
    <w:rsid w:val="00E47AB3"/>
    <w:rPr>
      <w:rFonts w:ascii="Tahoma" w:hAnsi="Tahoma" w:cs="Tahoma"/>
      <w:sz w:val="16"/>
      <w:szCs w:val="16"/>
    </w:rPr>
  </w:style>
  <w:style w:type="character" w:styleId="Hyperlink">
    <w:name w:val="Hyperlink"/>
    <w:uiPriority w:val="99"/>
    <w:unhideWhenUsed/>
    <w:rsid w:val="00BC05CE"/>
    <w:rPr>
      <w:color w:val="0000FF"/>
      <w:u w:val="single"/>
    </w:rPr>
  </w:style>
  <w:style w:type="paragraph" w:styleId="ListParagraph">
    <w:name w:val="List Paragraph"/>
    <w:basedOn w:val="Normal"/>
    <w:uiPriority w:val="34"/>
    <w:qFormat/>
    <w:rsid w:val="006B5B32"/>
    <w:pPr>
      <w:ind w:left="720"/>
      <w:contextualSpacing/>
    </w:pPr>
  </w:style>
  <w:style w:type="character" w:customStyle="1" w:styleId="Heading5Char">
    <w:name w:val="Heading 5 Char"/>
    <w:link w:val="Heading5"/>
    <w:rsid w:val="00D40C5C"/>
    <w:rPr>
      <w:rFonts w:ascii="Times New Roman" w:eastAsia="Times New Roman" w:hAnsi="Times New Roman"/>
      <w:b/>
      <w:sz w:val="24"/>
      <w:lang w:val="en-US" w:eastAsia="en-US"/>
    </w:rPr>
  </w:style>
  <w:style w:type="table" w:styleId="TableGrid">
    <w:name w:val="Table Grid"/>
    <w:basedOn w:val="TableNormal"/>
    <w:uiPriority w:val="59"/>
    <w:rsid w:val="00C02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C2CCC"/>
    <w:rPr>
      <w:color w:val="605E5C"/>
      <w:shd w:val="clear" w:color="auto" w:fill="E1DFDD"/>
    </w:rPr>
  </w:style>
  <w:style w:type="paragraph" w:styleId="Revision">
    <w:name w:val="Revision"/>
    <w:hidden/>
    <w:uiPriority w:val="99"/>
    <w:semiHidden/>
    <w:rsid w:val="007B058F"/>
    <w:rPr>
      <w:rFonts w:eastAsia="Times New Roman"/>
      <w:sz w:val="24"/>
      <w:szCs w:val="24"/>
      <w:lang w:val="en-US" w:eastAsia="en-US"/>
    </w:rPr>
  </w:style>
  <w:style w:type="character" w:styleId="CommentReference">
    <w:name w:val="annotation reference"/>
    <w:uiPriority w:val="99"/>
    <w:semiHidden/>
    <w:unhideWhenUsed/>
    <w:rsid w:val="003B4069"/>
    <w:rPr>
      <w:sz w:val="16"/>
      <w:szCs w:val="16"/>
    </w:rPr>
  </w:style>
  <w:style w:type="paragraph" w:styleId="CommentText">
    <w:name w:val="annotation text"/>
    <w:basedOn w:val="Normal"/>
    <w:link w:val="CommentTextChar"/>
    <w:uiPriority w:val="99"/>
    <w:unhideWhenUsed/>
    <w:rsid w:val="003B4069"/>
    <w:rPr>
      <w:sz w:val="20"/>
      <w:szCs w:val="20"/>
    </w:rPr>
  </w:style>
  <w:style w:type="character" w:customStyle="1" w:styleId="CommentTextChar">
    <w:name w:val="Comment Text Char"/>
    <w:link w:val="CommentText"/>
    <w:uiPriority w:val="99"/>
    <w:rsid w:val="003B4069"/>
    <w:rPr>
      <w:rFonts w:eastAsia="Times New Roman"/>
      <w:lang w:val="en-US" w:eastAsia="en-US"/>
    </w:rPr>
  </w:style>
  <w:style w:type="paragraph" w:styleId="CommentSubject">
    <w:name w:val="annotation subject"/>
    <w:basedOn w:val="CommentText"/>
    <w:next w:val="CommentText"/>
    <w:link w:val="CommentSubjectChar"/>
    <w:uiPriority w:val="99"/>
    <w:semiHidden/>
    <w:unhideWhenUsed/>
    <w:rsid w:val="003B4069"/>
    <w:rPr>
      <w:b/>
      <w:bCs/>
    </w:rPr>
  </w:style>
  <w:style w:type="character" w:customStyle="1" w:styleId="CommentSubjectChar">
    <w:name w:val="Comment Subject Char"/>
    <w:link w:val="CommentSubject"/>
    <w:uiPriority w:val="99"/>
    <w:semiHidden/>
    <w:rsid w:val="003B4069"/>
    <w:rPr>
      <w:rFonts w:eastAsia="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63659">
      <w:bodyDiv w:val="1"/>
      <w:marLeft w:val="0"/>
      <w:marRight w:val="0"/>
      <w:marTop w:val="0"/>
      <w:marBottom w:val="0"/>
      <w:divBdr>
        <w:top w:val="none" w:sz="0" w:space="0" w:color="auto"/>
        <w:left w:val="none" w:sz="0" w:space="0" w:color="auto"/>
        <w:bottom w:val="none" w:sz="0" w:space="0" w:color="auto"/>
        <w:right w:val="none" w:sz="0" w:space="0" w:color="auto"/>
      </w:divBdr>
      <w:divsChild>
        <w:div w:id="1953396495">
          <w:marLeft w:val="0"/>
          <w:marRight w:val="0"/>
          <w:marTop w:val="0"/>
          <w:marBottom w:val="0"/>
          <w:divBdr>
            <w:top w:val="none" w:sz="0" w:space="0" w:color="auto"/>
            <w:left w:val="none" w:sz="0" w:space="0" w:color="auto"/>
            <w:bottom w:val="none" w:sz="0" w:space="0" w:color="auto"/>
            <w:right w:val="none" w:sz="0" w:space="0" w:color="auto"/>
          </w:divBdr>
          <w:divsChild>
            <w:div w:id="1296452950">
              <w:marLeft w:val="0"/>
              <w:marRight w:val="0"/>
              <w:marTop w:val="0"/>
              <w:marBottom w:val="0"/>
              <w:divBdr>
                <w:top w:val="none" w:sz="0" w:space="0" w:color="auto"/>
                <w:left w:val="none" w:sz="0" w:space="0" w:color="auto"/>
                <w:bottom w:val="none" w:sz="0" w:space="0" w:color="auto"/>
                <w:right w:val="none" w:sz="0" w:space="0" w:color="auto"/>
              </w:divBdr>
              <w:divsChild>
                <w:div w:id="396779946">
                  <w:marLeft w:val="0"/>
                  <w:marRight w:val="0"/>
                  <w:marTop w:val="0"/>
                  <w:marBottom w:val="0"/>
                  <w:divBdr>
                    <w:top w:val="none" w:sz="0" w:space="0" w:color="auto"/>
                    <w:left w:val="none" w:sz="0" w:space="0" w:color="auto"/>
                    <w:bottom w:val="none" w:sz="0" w:space="0" w:color="auto"/>
                    <w:right w:val="none" w:sz="0" w:space="0" w:color="auto"/>
                  </w:divBdr>
                  <w:divsChild>
                    <w:div w:id="1487627662">
                      <w:marLeft w:val="0"/>
                      <w:marRight w:val="0"/>
                      <w:marTop w:val="0"/>
                      <w:marBottom w:val="0"/>
                      <w:divBdr>
                        <w:top w:val="none" w:sz="0" w:space="0" w:color="auto"/>
                        <w:left w:val="none" w:sz="0" w:space="0" w:color="auto"/>
                        <w:bottom w:val="none" w:sz="0" w:space="0" w:color="auto"/>
                        <w:right w:val="none" w:sz="0" w:space="0" w:color="auto"/>
                      </w:divBdr>
                      <w:divsChild>
                        <w:div w:id="1753309063">
                          <w:marLeft w:val="0"/>
                          <w:marRight w:val="0"/>
                          <w:marTop w:val="0"/>
                          <w:marBottom w:val="0"/>
                          <w:divBdr>
                            <w:top w:val="none" w:sz="0" w:space="0" w:color="auto"/>
                            <w:left w:val="none" w:sz="0" w:space="0" w:color="auto"/>
                            <w:bottom w:val="none" w:sz="0" w:space="0" w:color="auto"/>
                            <w:right w:val="none" w:sz="0" w:space="0" w:color="auto"/>
                          </w:divBdr>
                          <w:divsChild>
                            <w:div w:id="1058277">
                              <w:marLeft w:val="0"/>
                              <w:marRight w:val="0"/>
                              <w:marTop w:val="0"/>
                              <w:marBottom w:val="0"/>
                              <w:divBdr>
                                <w:top w:val="none" w:sz="0" w:space="0" w:color="auto"/>
                                <w:left w:val="none" w:sz="0" w:space="0" w:color="auto"/>
                                <w:bottom w:val="none" w:sz="0" w:space="0" w:color="auto"/>
                                <w:right w:val="none" w:sz="0" w:space="0" w:color="auto"/>
                              </w:divBdr>
                            </w:div>
                            <w:div w:id="65038288">
                              <w:marLeft w:val="0"/>
                              <w:marRight w:val="0"/>
                              <w:marTop w:val="0"/>
                              <w:marBottom w:val="0"/>
                              <w:divBdr>
                                <w:top w:val="none" w:sz="0" w:space="0" w:color="auto"/>
                                <w:left w:val="none" w:sz="0" w:space="0" w:color="auto"/>
                                <w:bottom w:val="none" w:sz="0" w:space="0" w:color="auto"/>
                                <w:right w:val="none" w:sz="0" w:space="0" w:color="auto"/>
                              </w:divBdr>
                            </w:div>
                            <w:div w:id="77597533">
                              <w:marLeft w:val="0"/>
                              <w:marRight w:val="0"/>
                              <w:marTop w:val="0"/>
                              <w:marBottom w:val="0"/>
                              <w:divBdr>
                                <w:top w:val="none" w:sz="0" w:space="0" w:color="auto"/>
                                <w:left w:val="none" w:sz="0" w:space="0" w:color="auto"/>
                                <w:bottom w:val="none" w:sz="0" w:space="0" w:color="auto"/>
                                <w:right w:val="none" w:sz="0" w:space="0" w:color="auto"/>
                              </w:divBdr>
                            </w:div>
                            <w:div w:id="407652953">
                              <w:marLeft w:val="0"/>
                              <w:marRight w:val="0"/>
                              <w:marTop w:val="0"/>
                              <w:marBottom w:val="0"/>
                              <w:divBdr>
                                <w:top w:val="none" w:sz="0" w:space="0" w:color="auto"/>
                                <w:left w:val="none" w:sz="0" w:space="0" w:color="auto"/>
                                <w:bottom w:val="none" w:sz="0" w:space="0" w:color="auto"/>
                                <w:right w:val="none" w:sz="0" w:space="0" w:color="auto"/>
                              </w:divBdr>
                            </w:div>
                            <w:div w:id="617414850">
                              <w:marLeft w:val="0"/>
                              <w:marRight w:val="0"/>
                              <w:marTop w:val="0"/>
                              <w:marBottom w:val="0"/>
                              <w:divBdr>
                                <w:top w:val="none" w:sz="0" w:space="0" w:color="auto"/>
                                <w:left w:val="none" w:sz="0" w:space="0" w:color="auto"/>
                                <w:bottom w:val="none" w:sz="0" w:space="0" w:color="auto"/>
                                <w:right w:val="none" w:sz="0" w:space="0" w:color="auto"/>
                              </w:divBdr>
                            </w:div>
                            <w:div w:id="933976592">
                              <w:marLeft w:val="0"/>
                              <w:marRight w:val="0"/>
                              <w:marTop w:val="0"/>
                              <w:marBottom w:val="0"/>
                              <w:divBdr>
                                <w:top w:val="none" w:sz="0" w:space="0" w:color="auto"/>
                                <w:left w:val="none" w:sz="0" w:space="0" w:color="auto"/>
                                <w:bottom w:val="none" w:sz="0" w:space="0" w:color="auto"/>
                                <w:right w:val="none" w:sz="0" w:space="0" w:color="auto"/>
                              </w:divBdr>
                            </w:div>
                            <w:div w:id="1172721950">
                              <w:marLeft w:val="0"/>
                              <w:marRight w:val="0"/>
                              <w:marTop w:val="0"/>
                              <w:marBottom w:val="0"/>
                              <w:divBdr>
                                <w:top w:val="none" w:sz="0" w:space="0" w:color="auto"/>
                                <w:left w:val="none" w:sz="0" w:space="0" w:color="auto"/>
                                <w:bottom w:val="none" w:sz="0" w:space="0" w:color="auto"/>
                                <w:right w:val="none" w:sz="0" w:space="0" w:color="auto"/>
                              </w:divBdr>
                            </w:div>
                            <w:div w:id="1215004257">
                              <w:marLeft w:val="0"/>
                              <w:marRight w:val="0"/>
                              <w:marTop w:val="0"/>
                              <w:marBottom w:val="0"/>
                              <w:divBdr>
                                <w:top w:val="none" w:sz="0" w:space="0" w:color="auto"/>
                                <w:left w:val="none" w:sz="0" w:space="0" w:color="auto"/>
                                <w:bottom w:val="none" w:sz="0" w:space="0" w:color="auto"/>
                                <w:right w:val="none" w:sz="0" w:space="0" w:color="auto"/>
                              </w:divBdr>
                            </w:div>
                            <w:div w:id="1399019118">
                              <w:marLeft w:val="0"/>
                              <w:marRight w:val="0"/>
                              <w:marTop w:val="0"/>
                              <w:marBottom w:val="0"/>
                              <w:divBdr>
                                <w:top w:val="none" w:sz="0" w:space="0" w:color="auto"/>
                                <w:left w:val="none" w:sz="0" w:space="0" w:color="auto"/>
                                <w:bottom w:val="none" w:sz="0" w:space="0" w:color="auto"/>
                                <w:right w:val="none" w:sz="0" w:space="0" w:color="auto"/>
                              </w:divBdr>
                            </w:div>
                            <w:div w:id="1462991873">
                              <w:marLeft w:val="0"/>
                              <w:marRight w:val="0"/>
                              <w:marTop w:val="0"/>
                              <w:marBottom w:val="0"/>
                              <w:divBdr>
                                <w:top w:val="none" w:sz="0" w:space="0" w:color="auto"/>
                                <w:left w:val="none" w:sz="0" w:space="0" w:color="auto"/>
                                <w:bottom w:val="none" w:sz="0" w:space="0" w:color="auto"/>
                                <w:right w:val="none" w:sz="0" w:space="0" w:color="auto"/>
                              </w:divBdr>
                            </w:div>
                            <w:div w:id="1698115130">
                              <w:marLeft w:val="0"/>
                              <w:marRight w:val="0"/>
                              <w:marTop w:val="0"/>
                              <w:marBottom w:val="0"/>
                              <w:divBdr>
                                <w:top w:val="none" w:sz="0" w:space="0" w:color="auto"/>
                                <w:left w:val="none" w:sz="0" w:space="0" w:color="auto"/>
                                <w:bottom w:val="none" w:sz="0" w:space="0" w:color="auto"/>
                                <w:right w:val="none" w:sz="0" w:space="0" w:color="auto"/>
                              </w:divBdr>
                            </w:div>
                            <w:div w:id="1728143740">
                              <w:marLeft w:val="0"/>
                              <w:marRight w:val="0"/>
                              <w:marTop w:val="0"/>
                              <w:marBottom w:val="0"/>
                              <w:divBdr>
                                <w:top w:val="none" w:sz="0" w:space="0" w:color="auto"/>
                                <w:left w:val="none" w:sz="0" w:space="0" w:color="auto"/>
                                <w:bottom w:val="none" w:sz="0" w:space="0" w:color="auto"/>
                                <w:right w:val="none" w:sz="0" w:space="0" w:color="auto"/>
                              </w:divBdr>
                            </w:div>
                            <w:div w:id="1881358930">
                              <w:marLeft w:val="0"/>
                              <w:marRight w:val="0"/>
                              <w:marTop w:val="0"/>
                              <w:marBottom w:val="0"/>
                              <w:divBdr>
                                <w:top w:val="none" w:sz="0" w:space="0" w:color="auto"/>
                                <w:left w:val="none" w:sz="0" w:space="0" w:color="auto"/>
                                <w:bottom w:val="none" w:sz="0" w:space="0" w:color="auto"/>
                                <w:right w:val="none" w:sz="0" w:space="0" w:color="auto"/>
                              </w:divBdr>
                            </w:div>
                            <w:div w:id="2093426769">
                              <w:marLeft w:val="0"/>
                              <w:marRight w:val="0"/>
                              <w:marTop w:val="0"/>
                              <w:marBottom w:val="0"/>
                              <w:divBdr>
                                <w:top w:val="none" w:sz="0" w:space="0" w:color="auto"/>
                                <w:left w:val="none" w:sz="0" w:space="0" w:color="auto"/>
                                <w:bottom w:val="none" w:sz="0" w:space="0" w:color="auto"/>
                                <w:right w:val="none" w:sz="0" w:space="0" w:color="auto"/>
                              </w:divBdr>
                            </w:div>
                            <w:div w:id="21289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422372">
      <w:bodyDiv w:val="1"/>
      <w:marLeft w:val="0"/>
      <w:marRight w:val="0"/>
      <w:marTop w:val="0"/>
      <w:marBottom w:val="0"/>
      <w:divBdr>
        <w:top w:val="none" w:sz="0" w:space="0" w:color="auto"/>
        <w:left w:val="none" w:sz="0" w:space="0" w:color="auto"/>
        <w:bottom w:val="none" w:sz="0" w:space="0" w:color="auto"/>
        <w:right w:val="none" w:sz="0" w:space="0" w:color="auto"/>
      </w:divBdr>
      <w:divsChild>
        <w:div w:id="43213678">
          <w:marLeft w:val="0"/>
          <w:marRight w:val="0"/>
          <w:marTop w:val="0"/>
          <w:marBottom w:val="0"/>
          <w:divBdr>
            <w:top w:val="none" w:sz="0" w:space="0" w:color="auto"/>
            <w:left w:val="none" w:sz="0" w:space="0" w:color="auto"/>
            <w:bottom w:val="none" w:sz="0" w:space="0" w:color="auto"/>
            <w:right w:val="none" w:sz="0" w:space="0" w:color="auto"/>
          </w:divBdr>
        </w:div>
        <w:div w:id="90205215">
          <w:marLeft w:val="0"/>
          <w:marRight w:val="0"/>
          <w:marTop w:val="0"/>
          <w:marBottom w:val="0"/>
          <w:divBdr>
            <w:top w:val="none" w:sz="0" w:space="0" w:color="auto"/>
            <w:left w:val="none" w:sz="0" w:space="0" w:color="auto"/>
            <w:bottom w:val="none" w:sz="0" w:space="0" w:color="auto"/>
            <w:right w:val="none" w:sz="0" w:space="0" w:color="auto"/>
          </w:divBdr>
        </w:div>
        <w:div w:id="100805714">
          <w:marLeft w:val="0"/>
          <w:marRight w:val="0"/>
          <w:marTop w:val="0"/>
          <w:marBottom w:val="0"/>
          <w:divBdr>
            <w:top w:val="none" w:sz="0" w:space="0" w:color="auto"/>
            <w:left w:val="none" w:sz="0" w:space="0" w:color="auto"/>
            <w:bottom w:val="none" w:sz="0" w:space="0" w:color="auto"/>
            <w:right w:val="none" w:sz="0" w:space="0" w:color="auto"/>
          </w:divBdr>
        </w:div>
        <w:div w:id="140388140">
          <w:marLeft w:val="0"/>
          <w:marRight w:val="0"/>
          <w:marTop w:val="0"/>
          <w:marBottom w:val="0"/>
          <w:divBdr>
            <w:top w:val="none" w:sz="0" w:space="0" w:color="auto"/>
            <w:left w:val="none" w:sz="0" w:space="0" w:color="auto"/>
            <w:bottom w:val="none" w:sz="0" w:space="0" w:color="auto"/>
            <w:right w:val="none" w:sz="0" w:space="0" w:color="auto"/>
          </w:divBdr>
        </w:div>
        <w:div w:id="205727944">
          <w:marLeft w:val="0"/>
          <w:marRight w:val="0"/>
          <w:marTop w:val="0"/>
          <w:marBottom w:val="0"/>
          <w:divBdr>
            <w:top w:val="none" w:sz="0" w:space="0" w:color="auto"/>
            <w:left w:val="none" w:sz="0" w:space="0" w:color="auto"/>
            <w:bottom w:val="none" w:sz="0" w:space="0" w:color="auto"/>
            <w:right w:val="none" w:sz="0" w:space="0" w:color="auto"/>
          </w:divBdr>
        </w:div>
        <w:div w:id="501163458">
          <w:marLeft w:val="0"/>
          <w:marRight w:val="0"/>
          <w:marTop w:val="0"/>
          <w:marBottom w:val="0"/>
          <w:divBdr>
            <w:top w:val="none" w:sz="0" w:space="0" w:color="auto"/>
            <w:left w:val="none" w:sz="0" w:space="0" w:color="auto"/>
            <w:bottom w:val="none" w:sz="0" w:space="0" w:color="auto"/>
            <w:right w:val="none" w:sz="0" w:space="0" w:color="auto"/>
          </w:divBdr>
        </w:div>
        <w:div w:id="695081794">
          <w:marLeft w:val="0"/>
          <w:marRight w:val="0"/>
          <w:marTop w:val="0"/>
          <w:marBottom w:val="0"/>
          <w:divBdr>
            <w:top w:val="none" w:sz="0" w:space="0" w:color="auto"/>
            <w:left w:val="none" w:sz="0" w:space="0" w:color="auto"/>
            <w:bottom w:val="none" w:sz="0" w:space="0" w:color="auto"/>
            <w:right w:val="none" w:sz="0" w:space="0" w:color="auto"/>
          </w:divBdr>
        </w:div>
        <w:div w:id="1183325120">
          <w:marLeft w:val="0"/>
          <w:marRight w:val="0"/>
          <w:marTop w:val="0"/>
          <w:marBottom w:val="0"/>
          <w:divBdr>
            <w:top w:val="none" w:sz="0" w:space="0" w:color="auto"/>
            <w:left w:val="none" w:sz="0" w:space="0" w:color="auto"/>
            <w:bottom w:val="none" w:sz="0" w:space="0" w:color="auto"/>
            <w:right w:val="none" w:sz="0" w:space="0" w:color="auto"/>
          </w:divBdr>
        </w:div>
        <w:div w:id="1425148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1031C-5295-49AC-8967-9CF05D7B0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2134</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Susan Dsouza</cp:lastModifiedBy>
  <cp:revision>22</cp:revision>
  <cp:lastPrinted>2025-07-22T09:52:00Z</cp:lastPrinted>
  <dcterms:created xsi:type="dcterms:W3CDTF">2025-10-16T06:48:00Z</dcterms:created>
  <dcterms:modified xsi:type="dcterms:W3CDTF">2025-10-31T14:45:00Z</dcterms:modified>
</cp:coreProperties>
</file>